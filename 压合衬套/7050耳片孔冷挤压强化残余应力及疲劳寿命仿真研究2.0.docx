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79D00" w14:textId="77777777" w:rsidR="001B431B" w:rsidRDefault="00000000">
      <w:pPr>
        <w:spacing w:line="276" w:lineRule="auto"/>
        <w:jc w:val="center"/>
        <w:rPr>
          <w:rFonts w:ascii="黑体" w:eastAsia="黑体" w:hAnsi="黑体"/>
          <w:sz w:val="32"/>
          <w:szCs w:val="32"/>
        </w:rPr>
      </w:pPr>
      <w:r>
        <w:rPr>
          <w:rFonts w:ascii="黑体" w:eastAsia="黑体" w:hAnsi="黑体"/>
          <w:sz w:val="32"/>
          <w:szCs w:val="32"/>
        </w:rPr>
        <w:t>7050耳片孔冷挤压强化残余应力及疲劳寿命仿真研究</w:t>
      </w:r>
    </w:p>
    <w:p w14:paraId="7A8EC491" w14:textId="77777777" w:rsidR="001B431B" w:rsidRDefault="00000000">
      <w:pPr>
        <w:spacing w:line="276" w:lineRule="auto"/>
        <w:jc w:val="center"/>
        <w:rPr>
          <w:rFonts w:ascii="Times New Roman" w:eastAsia="黑体" w:hAnsi="Times New Roman" w:cs="Times New Roman"/>
          <w:sz w:val="32"/>
          <w:szCs w:val="32"/>
        </w:rPr>
      </w:pPr>
      <w:r>
        <w:rPr>
          <w:rFonts w:ascii="Times New Roman" w:eastAsia="黑体" w:hAnsi="Times New Roman" w:cs="Times New Roman"/>
          <w:sz w:val="32"/>
          <w:szCs w:val="32"/>
        </w:rPr>
        <w:t>Simulation study on residual stress and fatigue life of 7050 lug hole cold extrusion strengthening</w:t>
      </w:r>
    </w:p>
    <w:p w14:paraId="5217D806" w14:textId="77777777" w:rsidR="001B431B" w:rsidRDefault="00000000">
      <w:pPr>
        <w:spacing w:line="276" w:lineRule="auto"/>
        <w:jc w:val="center"/>
        <w:rPr>
          <w:rFonts w:ascii="楷体" w:eastAsia="楷体" w:hAnsi="楷体"/>
          <w:szCs w:val="21"/>
        </w:rPr>
      </w:pPr>
      <w:r>
        <w:rPr>
          <w:rFonts w:ascii="楷体" w:eastAsia="楷体" w:hAnsi="楷体" w:hint="eastAsia"/>
          <w:szCs w:val="21"/>
        </w:rPr>
        <w:t>郑泽庭</w:t>
      </w:r>
      <w:r w:rsidRPr="00B6213B">
        <w:rPr>
          <w:rFonts w:ascii="楷体" w:eastAsia="楷体" w:hAnsi="楷体"/>
          <w:szCs w:val="21"/>
          <w:vertAlign w:val="superscript"/>
        </w:rPr>
        <w:t>1</w:t>
      </w:r>
      <w:r>
        <w:rPr>
          <w:rFonts w:ascii="楷体" w:eastAsia="楷体" w:hAnsi="楷体" w:hint="eastAsia"/>
          <w:szCs w:val="21"/>
        </w:rPr>
        <w:t xml:space="preserve"> 黎向锋</w:t>
      </w:r>
      <w:r w:rsidRPr="00B6213B">
        <w:rPr>
          <w:rFonts w:ascii="楷体" w:eastAsia="楷体" w:hAnsi="楷体"/>
          <w:szCs w:val="21"/>
          <w:vertAlign w:val="superscript"/>
        </w:rPr>
        <w:t xml:space="preserve">1 </w:t>
      </w:r>
      <w:r>
        <w:rPr>
          <w:rFonts w:ascii="楷体" w:eastAsia="楷体" w:hAnsi="楷体" w:hint="eastAsia"/>
          <w:szCs w:val="21"/>
        </w:rPr>
        <w:t>易志东</w:t>
      </w:r>
      <w:r w:rsidRPr="00B6213B">
        <w:rPr>
          <w:rFonts w:ascii="楷体" w:eastAsia="楷体" w:hAnsi="楷体"/>
          <w:szCs w:val="21"/>
          <w:vertAlign w:val="superscript"/>
        </w:rPr>
        <w:t>1</w:t>
      </w:r>
      <w:r>
        <w:rPr>
          <w:rFonts w:ascii="楷体" w:eastAsia="楷体" w:hAnsi="楷体" w:hint="eastAsia"/>
          <w:szCs w:val="21"/>
        </w:rPr>
        <w:t xml:space="preserve"> 唐伟</w:t>
      </w:r>
      <w:r w:rsidRPr="00B6213B">
        <w:rPr>
          <w:rFonts w:ascii="楷体" w:eastAsia="楷体" w:hAnsi="楷体"/>
          <w:szCs w:val="21"/>
          <w:vertAlign w:val="superscript"/>
        </w:rPr>
        <w:t>2</w:t>
      </w:r>
      <w:r>
        <w:rPr>
          <w:rFonts w:ascii="楷体" w:eastAsia="楷体" w:hAnsi="楷体" w:hint="eastAsia"/>
          <w:szCs w:val="21"/>
        </w:rPr>
        <w:t xml:space="preserve"> 李文生</w:t>
      </w:r>
      <w:r>
        <w:rPr>
          <w:rFonts w:ascii="楷体" w:eastAsia="楷体" w:hAnsi="楷体" w:hint="eastAsia"/>
          <w:szCs w:val="21"/>
          <w:vertAlign w:val="superscript"/>
        </w:rPr>
        <w:t>2</w:t>
      </w:r>
      <w:r>
        <w:rPr>
          <w:rFonts w:ascii="楷体" w:eastAsia="楷体" w:hAnsi="楷体" w:hint="eastAsia"/>
          <w:szCs w:val="21"/>
        </w:rPr>
        <w:t xml:space="preserve"> 钱梓昂</w:t>
      </w:r>
      <w:r w:rsidRPr="00B6213B">
        <w:rPr>
          <w:rFonts w:ascii="楷体" w:eastAsia="楷体" w:hAnsi="楷体"/>
          <w:szCs w:val="21"/>
          <w:vertAlign w:val="superscript"/>
        </w:rPr>
        <w:t>1</w:t>
      </w:r>
      <w:r>
        <w:rPr>
          <w:rFonts w:ascii="楷体" w:eastAsia="楷体" w:hAnsi="楷体" w:hint="eastAsia"/>
          <w:szCs w:val="21"/>
        </w:rPr>
        <w:t xml:space="preserve"> 刘左惠</w:t>
      </w:r>
      <w:r w:rsidRPr="00B6213B">
        <w:rPr>
          <w:rFonts w:ascii="楷体" w:eastAsia="楷体" w:hAnsi="楷体"/>
          <w:szCs w:val="21"/>
          <w:vertAlign w:val="superscript"/>
        </w:rPr>
        <w:t>1</w:t>
      </w:r>
    </w:p>
    <w:p w14:paraId="77C74700" w14:textId="77777777" w:rsidR="001B431B" w:rsidRDefault="00000000">
      <w:pPr>
        <w:spacing w:line="276" w:lineRule="auto"/>
        <w:jc w:val="center"/>
        <w:rPr>
          <w:rFonts w:ascii="宋体" w:eastAsia="宋体" w:hAnsi="宋体"/>
          <w:szCs w:val="21"/>
        </w:rPr>
      </w:pPr>
      <w:r>
        <w:rPr>
          <w:rFonts w:ascii="宋体" w:eastAsia="宋体" w:hAnsi="宋体" w:hint="eastAsia"/>
          <w:szCs w:val="21"/>
        </w:rPr>
        <w:t>（1.南京航空航天大学机电学院，南京</w:t>
      </w:r>
      <w:r>
        <w:rPr>
          <w:rFonts w:ascii="宋体" w:eastAsia="宋体" w:hAnsi="宋体"/>
          <w:szCs w:val="21"/>
        </w:rPr>
        <w:t>210016</w:t>
      </w:r>
      <w:r>
        <w:rPr>
          <w:rFonts w:ascii="宋体" w:eastAsia="宋体" w:hAnsi="宋体" w:hint="eastAsia"/>
          <w:szCs w:val="21"/>
        </w:rPr>
        <w:t>；2.航天精工股份有限公司，天津300300）</w:t>
      </w:r>
    </w:p>
    <w:p w14:paraId="32FBCFA0"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szCs w:val="21"/>
        </w:rPr>
        <w:t>Zheng ZeTing  Li XiangFeng  Yi ZhiDong</w:t>
      </w:r>
    </w:p>
    <w:p w14:paraId="0158F416" w14:textId="334A762D" w:rsidR="001B431B" w:rsidRPr="004B61B0" w:rsidRDefault="00000000" w:rsidP="004B61B0">
      <w:pPr>
        <w:spacing w:line="276" w:lineRule="auto"/>
        <w:jc w:val="center"/>
        <w:rPr>
          <w:rFonts w:ascii="Times New Roman" w:eastAsia="宋体" w:hAnsi="Times New Roman" w:cs="Times New Roman"/>
          <w:szCs w:val="21"/>
        </w:rPr>
      </w:pPr>
      <w:r w:rsidRPr="004B61B0">
        <w:rPr>
          <w:rFonts w:ascii="Times New Roman" w:eastAsia="宋体" w:hAnsi="Times New Roman" w:cs="Times New Roman"/>
          <w:szCs w:val="21"/>
        </w:rPr>
        <w:t>（</w:t>
      </w:r>
      <w:r w:rsidR="004B61B0" w:rsidRPr="004B61B0">
        <w:rPr>
          <w:rFonts w:ascii="Times New Roman" w:eastAsia="宋体" w:hAnsi="Times New Roman" w:cs="Times New Roman"/>
          <w:szCs w:val="21"/>
        </w:rPr>
        <w:t>1.</w:t>
      </w:r>
      <w:r w:rsidRPr="004B61B0">
        <w:rPr>
          <w:rFonts w:ascii="Times New Roman" w:eastAsia="宋体" w:hAnsi="Times New Roman" w:cs="Times New Roman"/>
          <w:szCs w:val="21"/>
        </w:rPr>
        <w:t>College of Mechanical and Electrical Engineering, Nanjing University of Aeronautics and Astronautics, Nanjing 210016, China</w:t>
      </w:r>
      <w:r w:rsidR="004B61B0" w:rsidRPr="004B61B0">
        <w:rPr>
          <w:rFonts w:ascii="Times New Roman" w:eastAsia="宋体" w:hAnsi="Times New Roman" w:cs="Times New Roman"/>
          <w:szCs w:val="21"/>
        </w:rPr>
        <w:t>; 2.</w:t>
      </w:r>
      <w:r w:rsidR="004B61B0" w:rsidRPr="004B61B0">
        <w:rPr>
          <w:rFonts w:ascii="Times New Roman" w:hAnsi="Times New Roman" w:cs="Times New Roman"/>
        </w:rPr>
        <w:t xml:space="preserve"> Tianjin Key Laboratory of Fastening and Connection Technology Enterprises, Tianjin 300300, China</w:t>
      </w:r>
      <w:r w:rsidR="004B61B0">
        <w:rPr>
          <w:rFonts w:ascii="Times New Roman" w:eastAsia="宋体" w:hAnsi="Times New Roman" w:cs="Times New Roman" w:hint="eastAsia"/>
          <w:szCs w:val="21"/>
        </w:rPr>
        <w:t>）</w:t>
      </w:r>
    </w:p>
    <w:p w14:paraId="4C98A3FE" w14:textId="377BD59B" w:rsidR="001B431B" w:rsidRDefault="00000000">
      <w:pPr>
        <w:spacing w:line="276" w:lineRule="auto"/>
        <w:rPr>
          <w:rFonts w:ascii="楷体" w:eastAsia="楷体" w:hAnsi="楷体"/>
          <w:szCs w:val="21"/>
        </w:rPr>
      </w:pPr>
      <w:r>
        <w:rPr>
          <w:rFonts w:ascii="黑体" w:eastAsia="黑体" w:hAnsi="黑体" w:hint="eastAsia"/>
          <w:szCs w:val="21"/>
        </w:rPr>
        <w:t xml:space="preserve">摘要 </w:t>
      </w:r>
      <w:r>
        <w:rPr>
          <w:rFonts w:ascii="楷体" w:eastAsia="楷体" w:hAnsi="楷体" w:hint="eastAsia"/>
          <w:szCs w:val="21"/>
        </w:rPr>
        <w:t>冷挤压强化质量的优劣与加工参数密切相关。本研究通过有限元</w:t>
      </w:r>
      <w:r>
        <w:rPr>
          <w:rFonts w:ascii="Times New Roman" w:eastAsia="楷体" w:hAnsi="Times New Roman" w:cs="Times New Roman"/>
          <w:szCs w:val="21"/>
        </w:rPr>
        <w:t>法探究</w:t>
      </w:r>
      <w:r>
        <w:rPr>
          <w:rFonts w:ascii="Times New Roman" w:eastAsia="楷体" w:hAnsi="Times New Roman" w:cs="Times New Roman" w:hint="eastAsia"/>
          <w:szCs w:val="21"/>
        </w:rPr>
        <w:t>带</w:t>
      </w:r>
      <w:r>
        <w:rPr>
          <w:rFonts w:ascii="Times New Roman" w:eastAsia="楷体" w:hAnsi="Times New Roman" w:cs="Times New Roman" w:hint="eastAsia"/>
          <w:szCs w:val="21"/>
        </w:rPr>
        <w:t>PH13-8Mo</w:t>
      </w:r>
      <w:r>
        <w:rPr>
          <w:rFonts w:ascii="Times New Roman" w:eastAsia="楷体" w:hAnsi="Times New Roman" w:cs="Times New Roman" w:hint="eastAsia"/>
          <w:szCs w:val="21"/>
        </w:rPr>
        <w:t>压合衬套的</w:t>
      </w:r>
      <w:r>
        <w:rPr>
          <w:rFonts w:ascii="Times New Roman" w:eastAsia="楷体" w:hAnsi="Times New Roman" w:cs="Times New Roman"/>
          <w:szCs w:val="21"/>
        </w:rPr>
        <w:t>7050-T7451</w:t>
      </w:r>
      <w:r>
        <w:rPr>
          <w:rFonts w:ascii="Times New Roman" w:eastAsia="楷体" w:hAnsi="Times New Roman" w:cs="Times New Roman"/>
          <w:szCs w:val="21"/>
        </w:rPr>
        <w:t>铝合金耳片孔冷挤压强化后的残余应力分布和变化，并通过对比</w:t>
      </w:r>
      <w:r>
        <w:rPr>
          <w:rFonts w:ascii="Times New Roman" w:eastAsia="楷体" w:hAnsi="Times New Roman" w:cs="Times New Roman"/>
          <w:szCs w:val="21"/>
        </w:rPr>
        <w:t>Abaqus</w:t>
      </w:r>
      <w:r>
        <w:rPr>
          <w:rFonts w:ascii="Times New Roman" w:eastAsia="楷体" w:hAnsi="Times New Roman" w:cs="Times New Roman"/>
          <w:szCs w:val="21"/>
        </w:rPr>
        <w:t>仿真和工艺过程中</w:t>
      </w:r>
      <w:r>
        <w:rPr>
          <w:rFonts w:ascii="楷体" w:eastAsia="楷体" w:hAnsi="楷体" w:hint="eastAsia"/>
          <w:szCs w:val="21"/>
        </w:rPr>
        <w:t>提取的冷挤压强化前后的尺寸以及芯棒拉拔力数据，证明了有限元模型的有效性；基于</w:t>
      </w:r>
      <w:proofErr w:type="spellStart"/>
      <w:r>
        <w:rPr>
          <w:rFonts w:ascii="Times New Roman" w:eastAsia="楷体" w:hAnsi="Times New Roman" w:cs="Times New Roman"/>
          <w:szCs w:val="21"/>
        </w:rPr>
        <w:t>fe</w:t>
      </w:r>
      <w:proofErr w:type="spellEnd"/>
      <w:r>
        <w:rPr>
          <w:rFonts w:ascii="Times New Roman" w:eastAsia="楷体" w:hAnsi="Times New Roman" w:cs="Times New Roman"/>
          <w:szCs w:val="21"/>
        </w:rPr>
        <w:t>-safe</w:t>
      </w:r>
      <w:r>
        <w:rPr>
          <w:rFonts w:ascii="Times New Roman" w:eastAsia="楷体" w:hAnsi="Times New Roman" w:cs="Times New Roman" w:hint="eastAsia"/>
          <w:szCs w:val="21"/>
        </w:rPr>
        <w:t>探究不同工艺参数对耳片孔疲劳寿命的影响规律。结果表明：芯棒过</w:t>
      </w:r>
      <w:r w:rsidR="00414BFD">
        <w:rPr>
          <w:rFonts w:ascii="Times New Roman" w:eastAsia="楷体" w:hAnsi="Times New Roman" w:cs="Times New Roman" w:hint="eastAsia"/>
          <w:szCs w:val="21"/>
        </w:rPr>
        <w:t>渡</w:t>
      </w:r>
      <w:r>
        <w:rPr>
          <w:rFonts w:ascii="Times New Roman" w:eastAsia="楷体" w:hAnsi="Times New Roman" w:cs="Times New Roman" w:hint="eastAsia"/>
          <w:szCs w:val="21"/>
        </w:rPr>
        <w:t>圆弧半径过大或过小均不利于提高孔疲劳寿命，以</w:t>
      </w:r>
      <w:r>
        <w:rPr>
          <w:rFonts w:ascii="Times New Roman" w:eastAsia="楷体" w:hAnsi="Times New Roman" w:cs="Times New Roman" w:hint="eastAsia"/>
          <w:szCs w:val="21"/>
        </w:rPr>
        <w:t>2mm</w:t>
      </w:r>
      <w:r>
        <w:rPr>
          <w:rFonts w:ascii="Times New Roman" w:eastAsia="楷体" w:hAnsi="Times New Roman" w:cs="Times New Roman" w:hint="eastAsia"/>
          <w:szCs w:val="21"/>
        </w:rPr>
        <w:t>左右为宜；孔疲劳寿命随衬套铰孔量增加呈先增大后减小的趋势，铰孔量以</w:t>
      </w:r>
      <w:r>
        <w:rPr>
          <w:rFonts w:ascii="Times New Roman" w:eastAsia="楷体" w:hAnsi="Times New Roman" w:cs="Times New Roman" w:hint="eastAsia"/>
          <w:szCs w:val="21"/>
        </w:rPr>
        <w:t>0.8mm</w:t>
      </w:r>
      <w:r>
        <w:rPr>
          <w:rFonts w:ascii="Times New Roman" w:eastAsia="楷体" w:hAnsi="Times New Roman" w:cs="Times New Roman" w:hint="eastAsia"/>
          <w:szCs w:val="21"/>
        </w:rPr>
        <w:t>最佳；孔与衬套安装间隙越大，疲劳寿命越小。</w:t>
      </w:r>
    </w:p>
    <w:p w14:paraId="16D8235D" w14:textId="77777777" w:rsidR="001B431B" w:rsidRDefault="00000000">
      <w:pPr>
        <w:spacing w:line="276" w:lineRule="auto"/>
        <w:rPr>
          <w:rFonts w:ascii="Times New Roman" w:eastAsia="楷体" w:hAnsi="Times New Roman" w:cs="Times New Roman"/>
          <w:szCs w:val="21"/>
        </w:rPr>
      </w:pPr>
      <w:r>
        <w:rPr>
          <w:rFonts w:ascii="黑体" w:eastAsia="黑体" w:hAnsi="黑体" w:hint="eastAsia"/>
          <w:szCs w:val="21"/>
        </w:rPr>
        <w:t xml:space="preserve">关键词 </w:t>
      </w:r>
      <w:r>
        <w:rPr>
          <w:rFonts w:ascii="楷体" w:eastAsia="楷体" w:hAnsi="楷体" w:hint="eastAsia"/>
          <w:szCs w:val="21"/>
        </w:rPr>
        <w:t>冷挤压强化；</w:t>
      </w:r>
      <w:r>
        <w:rPr>
          <w:rFonts w:ascii="Times New Roman" w:eastAsia="楷体" w:hAnsi="Times New Roman" w:cs="Times New Roman" w:hint="eastAsia"/>
          <w:szCs w:val="21"/>
        </w:rPr>
        <w:t>有限元仿真；</w:t>
      </w:r>
      <w:r>
        <w:rPr>
          <w:rFonts w:ascii="Times New Roman" w:eastAsia="楷体" w:hAnsi="Times New Roman" w:cs="Times New Roman" w:hint="eastAsia"/>
          <w:szCs w:val="21"/>
        </w:rPr>
        <w:t>fe-safe</w:t>
      </w:r>
      <w:r>
        <w:rPr>
          <w:rFonts w:ascii="Times New Roman" w:eastAsia="楷体" w:hAnsi="Times New Roman" w:cs="Times New Roman" w:hint="eastAsia"/>
          <w:szCs w:val="21"/>
        </w:rPr>
        <w:t>；残余应力；疲劳寿命</w:t>
      </w:r>
    </w:p>
    <w:p w14:paraId="7CD16ECA" w14:textId="77777777" w:rsidR="001B431B" w:rsidRDefault="00000000">
      <w:pPr>
        <w:spacing w:line="276" w:lineRule="auto"/>
        <w:rPr>
          <w:rFonts w:ascii="Times New Roman" w:eastAsia="黑体" w:hAnsi="Times New Roman" w:cs="Times New Roman"/>
          <w:szCs w:val="21"/>
        </w:rPr>
      </w:pPr>
      <w:r>
        <w:rPr>
          <w:rFonts w:ascii="黑体" w:eastAsia="黑体" w:hAnsi="黑体" w:hint="eastAsia"/>
          <w:szCs w:val="21"/>
        </w:rPr>
        <w:t xml:space="preserve">中图分类号 </w:t>
      </w:r>
      <w:r>
        <w:rPr>
          <w:rFonts w:ascii="Times New Roman" w:eastAsia="黑体" w:hAnsi="Times New Roman" w:cs="Times New Roman"/>
          <w:szCs w:val="21"/>
        </w:rPr>
        <w:t>V215.5</w:t>
      </w:r>
    </w:p>
    <w:p w14:paraId="09942A94" w14:textId="77777777" w:rsidR="001B431B" w:rsidRDefault="00000000">
      <w:pPr>
        <w:spacing w:line="276" w:lineRule="auto"/>
        <w:rPr>
          <w:rFonts w:ascii="黑体" w:eastAsia="黑体" w:hAnsi="黑体"/>
          <w:sz w:val="24"/>
          <w:szCs w:val="24"/>
        </w:rPr>
      </w:pPr>
      <w:r>
        <w:rPr>
          <w:rFonts w:ascii="黑体" w:eastAsia="黑体" w:hAnsi="黑体" w:hint="eastAsia"/>
          <w:sz w:val="24"/>
          <w:szCs w:val="24"/>
        </w:rPr>
        <w:t>引言</w:t>
      </w:r>
    </w:p>
    <w:p w14:paraId="14323886" w14:textId="77777777" w:rsidR="001B431B" w:rsidRDefault="00000000">
      <w:pPr>
        <w:spacing w:line="276" w:lineRule="auto"/>
        <w:rPr>
          <w:rFonts w:ascii="宋体" w:eastAsia="宋体" w:hAnsi="宋体"/>
          <w:szCs w:val="21"/>
        </w:rPr>
      </w:pPr>
      <w:r>
        <w:rPr>
          <w:rFonts w:ascii="宋体" w:eastAsia="宋体" w:hAnsi="宋体" w:hint="eastAsia"/>
          <w:szCs w:val="21"/>
        </w:rPr>
        <w:t xml:space="preserve">    在飞机结构中，出于对安全性和耐用性的考虑，螺栓连接和铆接是结构件之间主要的连接方式</w:t>
      </w:r>
      <w:r>
        <w:rPr>
          <w:rFonts w:ascii="Times New Roman" w:eastAsia="宋体" w:hAnsi="Times New Roman" w:cs="Times New Roman"/>
          <w:szCs w:val="21"/>
          <w:vertAlign w:val="superscript"/>
        </w:rPr>
        <w:t>[1]</w:t>
      </w:r>
      <w:r>
        <w:rPr>
          <w:rFonts w:ascii="Times New Roman" w:eastAsia="宋体" w:hAnsi="Times New Roman" w:cs="Times New Roman" w:hint="eastAsia"/>
          <w:szCs w:val="21"/>
        </w:rPr>
        <w:t>，因此需要在这些连接处加工出符合要求的连接孔。连接孔的存在势必造成局部的应力集中以及结构的不连续性，使得紧固件连接孔容易出现疲劳失效，最终导致安全事故的发生。据统计，飞机事故中有</w:t>
      </w:r>
      <w:r>
        <w:rPr>
          <w:rFonts w:ascii="Times New Roman" w:eastAsia="宋体" w:hAnsi="Times New Roman" w:cs="Times New Roman" w:hint="eastAsia"/>
          <w:szCs w:val="21"/>
        </w:rPr>
        <w:t>90%</w:t>
      </w:r>
      <w:r>
        <w:rPr>
          <w:rFonts w:ascii="Times New Roman" w:eastAsia="宋体" w:hAnsi="Times New Roman" w:cs="Times New Roman" w:hint="eastAsia"/>
          <w:szCs w:val="21"/>
        </w:rPr>
        <w:t>是由连接孔失效所导致</w:t>
      </w:r>
      <w:r>
        <w:rPr>
          <w:rFonts w:ascii="Times New Roman" w:eastAsia="宋体" w:hAnsi="Times New Roman" w:cs="Times New Roman"/>
          <w:szCs w:val="21"/>
          <w:vertAlign w:val="superscript"/>
        </w:rPr>
        <w:t>[</w:t>
      </w:r>
      <w:r>
        <w:rPr>
          <w:rFonts w:ascii="Times New Roman" w:eastAsia="宋体" w:hAnsi="Times New Roman" w:cs="Times New Roman" w:hint="eastAsia"/>
          <w:szCs w:val="21"/>
          <w:vertAlign w:val="superscript"/>
        </w:rPr>
        <w:t>2</w:t>
      </w:r>
      <w:r>
        <w:rPr>
          <w:rFonts w:ascii="Times New Roman" w:eastAsia="宋体" w:hAnsi="Times New Roman" w:cs="Times New Roman"/>
          <w:szCs w:val="21"/>
          <w:vertAlign w:val="superscript"/>
        </w:rPr>
        <w:t>]</w:t>
      </w:r>
      <w:r>
        <w:rPr>
          <w:rFonts w:ascii="Times New Roman" w:eastAsia="宋体" w:hAnsi="Times New Roman" w:cs="Times New Roman" w:hint="eastAsia"/>
          <w:szCs w:val="21"/>
        </w:rPr>
        <w:t>。为了消除或减轻引入连接孔对构件疲劳寿命带来的不利影响，人们提出了许多孔强化工艺方法，如激光强化、喷丸、过盈配合和冷挤压强化等。</w:t>
      </w:r>
    </w:p>
    <w:p w14:paraId="65AF2E77" w14:textId="77777777" w:rsidR="001B431B" w:rsidRDefault="00000000">
      <w:pPr>
        <w:spacing w:line="276" w:lineRule="auto"/>
        <w:ind w:firstLineChars="200" w:firstLine="420"/>
        <w:rPr>
          <w:rFonts w:ascii="Times New Roman" w:eastAsia="宋体" w:hAnsi="Times New Roman" w:cs="Times New Roman"/>
          <w:szCs w:val="21"/>
        </w:rPr>
      </w:pPr>
      <w:r>
        <w:rPr>
          <w:rFonts w:ascii="宋体" w:eastAsia="宋体" w:hAnsi="宋体" w:hint="eastAsia"/>
          <w:szCs w:val="21"/>
        </w:rPr>
        <w:t>冷挤压强化作为一种孔强化技术，凭借其不增加材料，不产生切屑等诸多优点，已在飞机的制造和维修领域中应用了数十年</w:t>
      </w:r>
      <w:r>
        <w:rPr>
          <w:rFonts w:ascii="Times New Roman" w:eastAsia="宋体" w:hAnsi="Times New Roman" w:cs="Times New Roman"/>
          <w:szCs w:val="21"/>
          <w:vertAlign w:val="superscript"/>
        </w:rPr>
        <w:t>[</w:t>
      </w:r>
      <w:r>
        <w:rPr>
          <w:rFonts w:ascii="Times New Roman" w:eastAsia="宋体" w:hAnsi="Times New Roman" w:cs="Times New Roman" w:hint="eastAsia"/>
          <w:szCs w:val="21"/>
          <w:vertAlign w:val="superscript"/>
        </w:rPr>
        <w:t>3</w:t>
      </w:r>
      <w:r>
        <w:rPr>
          <w:rFonts w:ascii="Times New Roman" w:eastAsia="宋体" w:hAnsi="Times New Roman" w:cs="Times New Roman"/>
          <w:szCs w:val="21"/>
          <w:vertAlign w:val="superscript"/>
        </w:rPr>
        <w:t>]</w:t>
      </w:r>
      <w:r>
        <w:rPr>
          <w:rFonts w:ascii="Times New Roman" w:eastAsia="宋体" w:hAnsi="Times New Roman" w:cs="Times New Roman" w:hint="eastAsia"/>
          <w:szCs w:val="21"/>
        </w:rPr>
        <w:t>。冷挤压强化的原理是通过芯棒过盈挤压带有衬套的耳片孔，从而使孔周产生塑性变形，在芯棒退出的同时，耳片孔周围收缩形成有利于提高疲劳寿命的压应力场</w:t>
      </w:r>
      <w:r>
        <w:rPr>
          <w:rFonts w:ascii="Times New Roman" w:eastAsia="宋体" w:hAnsi="Times New Roman" w:cs="Times New Roman"/>
          <w:szCs w:val="21"/>
          <w:vertAlign w:val="superscript"/>
        </w:rPr>
        <w:t>[</w:t>
      </w:r>
      <w:r>
        <w:rPr>
          <w:rFonts w:ascii="Times New Roman" w:eastAsia="宋体" w:hAnsi="Times New Roman" w:cs="Times New Roman" w:hint="eastAsia"/>
          <w:szCs w:val="21"/>
          <w:vertAlign w:val="superscript"/>
        </w:rPr>
        <w:t>4</w:t>
      </w:r>
      <w:r>
        <w:rPr>
          <w:rFonts w:ascii="Times New Roman" w:eastAsia="宋体" w:hAnsi="Times New Roman" w:cs="Times New Roman"/>
          <w:szCs w:val="21"/>
          <w:vertAlign w:val="superscript"/>
        </w:rPr>
        <w:t>]</w:t>
      </w:r>
      <w:r>
        <w:rPr>
          <w:rFonts w:ascii="Times New Roman" w:eastAsia="宋体" w:hAnsi="Times New Roman" w:cs="Times New Roman" w:hint="eastAsia"/>
          <w:szCs w:val="21"/>
        </w:rPr>
        <w:t>。</w:t>
      </w:r>
    </w:p>
    <w:p w14:paraId="157FC6D2" w14:textId="36BF3BC5" w:rsidR="00DF7E8A" w:rsidRPr="00DF7E8A" w:rsidRDefault="00000000">
      <w:pPr>
        <w:spacing w:line="276"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冷挤压强化主要分为直接挤压和带衬套挤压两种形式，后一种方式中所用的衬套又分为开缝衬套和压合衬套，现今人们对冷挤压强化的研究主要聚焦于带开缝衬套挤压的一类</w:t>
      </w:r>
      <w:r>
        <w:rPr>
          <w:rFonts w:ascii="Times New Roman" w:eastAsia="宋体" w:hAnsi="Times New Roman" w:cs="Times New Roman"/>
          <w:szCs w:val="21"/>
          <w:vertAlign w:val="superscript"/>
        </w:rPr>
        <w:t>[</w:t>
      </w:r>
      <w:r>
        <w:rPr>
          <w:rFonts w:ascii="Times New Roman" w:eastAsia="宋体" w:hAnsi="Times New Roman" w:cs="Times New Roman" w:hint="eastAsia"/>
          <w:szCs w:val="21"/>
          <w:vertAlign w:val="superscript"/>
        </w:rPr>
        <w:t>5-7</w:t>
      </w:r>
      <w:r>
        <w:rPr>
          <w:rFonts w:ascii="Times New Roman" w:eastAsia="宋体" w:hAnsi="Times New Roman" w:cs="Times New Roman"/>
          <w:szCs w:val="21"/>
          <w:vertAlign w:val="superscript"/>
        </w:rPr>
        <w:t>]</w:t>
      </w:r>
      <w:r>
        <w:rPr>
          <w:rFonts w:ascii="Times New Roman" w:eastAsia="宋体" w:hAnsi="Times New Roman" w:cs="Times New Roman" w:hint="eastAsia"/>
          <w:szCs w:val="21"/>
        </w:rPr>
        <w:t>，而针对压合衬套的研究目前较少。</w:t>
      </w:r>
      <w:proofErr w:type="gramStart"/>
      <w:r w:rsidR="00DF7E8A">
        <w:rPr>
          <w:rFonts w:ascii="Times New Roman" w:eastAsia="宋体" w:hAnsi="Times New Roman" w:cs="Times New Roman" w:hint="eastAsia"/>
          <w:szCs w:val="21"/>
        </w:rPr>
        <w:t>曹增强</w:t>
      </w:r>
      <w:proofErr w:type="gramEnd"/>
      <w:r w:rsidR="00DF7E8A">
        <w:rPr>
          <w:rFonts w:ascii="Times New Roman" w:eastAsia="宋体" w:hAnsi="Times New Roman" w:cs="Times New Roman" w:hint="eastAsia"/>
          <w:szCs w:val="21"/>
        </w:rPr>
        <w:t>等</w:t>
      </w:r>
      <w:r w:rsidR="00DF7E8A" w:rsidRPr="00DF7E8A">
        <w:rPr>
          <w:rFonts w:ascii="Times New Roman" w:eastAsia="宋体" w:hAnsi="Times New Roman" w:cs="Times New Roman" w:hint="eastAsia"/>
          <w:szCs w:val="21"/>
          <w:vertAlign w:val="superscript"/>
        </w:rPr>
        <w:t>[8]</w:t>
      </w:r>
      <w:r w:rsidR="00DF7E8A" w:rsidRPr="00DF7E8A">
        <w:rPr>
          <w:rFonts w:ascii="Times New Roman" w:eastAsia="宋体" w:hAnsi="Times New Roman" w:cs="Times New Roman" w:hint="eastAsia"/>
          <w:szCs w:val="21"/>
        </w:rPr>
        <w:t>使用</w:t>
      </w:r>
      <w:r w:rsidR="00DF7E8A">
        <w:rPr>
          <w:rFonts w:ascii="Times New Roman" w:eastAsia="宋体" w:hAnsi="Times New Roman" w:cs="Times New Roman" w:hint="eastAsia"/>
          <w:szCs w:val="21"/>
        </w:rPr>
        <w:t>了</w:t>
      </w:r>
      <w:proofErr w:type="spellStart"/>
      <w:r w:rsidR="00DF7E8A" w:rsidRPr="00DF7E8A">
        <w:rPr>
          <w:rFonts w:ascii="Times New Roman" w:eastAsia="宋体" w:hAnsi="Times New Roman" w:cs="Times New Roman"/>
          <w:szCs w:val="21"/>
        </w:rPr>
        <w:t>ForceMate</w:t>
      </w:r>
      <w:proofErr w:type="spellEnd"/>
      <w:r w:rsidR="00DF7E8A">
        <w:rPr>
          <w:rFonts w:ascii="Times New Roman" w:eastAsia="宋体" w:hAnsi="Times New Roman" w:cs="Times New Roman" w:hint="eastAsia"/>
          <w:szCs w:val="21"/>
        </w:rPr>
        <w:t>法作为压合衬套的强化方法</w:t>
      </w:r>
      <w:r w:rsidR="00DF7E8A" w:rsidRPr="00DF7E8A">
        <w:rPr>
          <w:rFonts w:ascii="Times New Roman" w:eastAsia="宋体" w:hAnsi="Times New Roman" w:cs="Times New Roman"/>
          <w:szCs w:val="21"/>
        </w:rPr>
        <w:t>，并</w:t>
      </w:r>
      <w:r w:rsidR="00DF7E8A">
        <w:rPr>
          <w:rFonts w:ascii="Times New Roman" w:eastAsia="宋体" w:hAnsi="Times New Roman" w:cs="Times New Roman" w:hint="eastAsia"/>
          <w:szCs w:val="21"/>
        </w:rPr>
        <w:t>采用</w:t>
      </w:r>
      <w:r w:rsidR="00DF7E8A" w:rsidRPr="00DF7E8A">
        <w:rPr>
          <w:rFonts w:ascii="Times New Roman" w:eastAsia="宋体" w:hAnsi="Times New Roman" w:cs="Times New Roman"/>
          <w:szCs w:val="21"/>
        </w:rPr>
        <w:t>有限元</w:t>
      </w:r>
      <w:r w:rsidR="00DF7E8A">
        <w:rPr>
          <w:rFonts w:ascii="Times New Roman" w:eastAsia="宋体" w:hAnsi="Times New Roman" w:cs="Times New Roman" w:hint="eastAsia"/>
          <w:szCs w:val="21"/>
        </w:rPr>
        <w:t>法</w:t>
      </w:r>
      <w:r w:rsidR="00DF7E8A" w:rsidRPr="00DF7E8A">
        <w:rPr>
          <w:rFonts w:ascii="Times New Roman" w:eastAsia="宋体" w:hAnsi="Times New Roman" w:cs="Times New Roman"/>
          <w:szCs w:val="21"/>
        </w:rPr>
        <w:t>分析了干涉</w:t>
      </w:r>
      <w:r w:rsidR="00DF7E8A">
        <w:rPr>
          <w:rFonts w:ascii="Times New Roman" w:eastAsia="宋体" w:hAnsi="Times New Roman" w:cs="Times New Roman" w:hint="eastAsia"/>
          <w:szCs w:val="21"/>
        </w:rPr>
        <w:t>量</w:t>
      </w:r>
      <w:r w:rsidR="00DF7E8A" w:rsidRPr="00DF7E8A">
        <w:rPr>
          <w:rFonts w:ascii="Times New Roman" w:eastAsia="宋体" w:hAnsi="Times New Roman" w:cs="Times New Roman"/>
          <w:szCs w:val="21"/>
        </w:rPr>
        <w:t>对孔周围应力和应变的影响。</w:t>
      </w:r>
      <w:r w:rsidR="00DF7E8A">
        <w:rPr>
          <w:rFonts w:ascii="Times New Roman" w:eastAsia="宋体" w:hAnsi="Times New Roman" w:cs="Times New Roman" w:hint="eastAsia"/>
          <w:szCs w:val="21"/>
        </w:rPr>
        <w:t>唐伟等</w:t>
      </w:r>
      <w:r w:rsidR="00DF7E8A" w:rsidRPr="00DF7E8A">
        <w:rPr>
          <w:rFonts w:ascii="Times New Roman" w:eastAsia="宋体" w:hAnsi="Times New Roman" w:cs="Times New Roman" w:hint="eastAsia"/>
          <w:szCs w:val="21"/>
          <w:vertAlign w:val="superscript"/>
        </w:rPr>
        <w:t>[9]</w:t>
      </w:r>
      <w:r w:rsidR="00DF7E8A" w:rsidRPr="00DF7E8A">
        <w:rPr>
          <w:rFonts w:ascii="Times New Roman" w:eastAsia="宋体" w:hAnsi="Times New Roman" w:cs="Times New Roman" w:hint="eastAsia"/>
          <w:szCs w:val="21"/>
        </w:rPr>
        <w:t>通过一系列压合衬套</w:t>
      </w:r>
      <w:r w:rsidR="00DF7E8A" w:rsidRPr="00DF7E8A">
        <w:rPr>
          <w:rFonts w:ascii="Times New Roman" w:eastAsia="宋体" w:hAnsi="Times New Roman" w:cs="Times New Roman"/>
          <w:szCs w:val="21"/>
        </w:rPr>
        <w:t>-</w:t>
      </w:r>
      <w:r w:rsidR="00DF7E8A" w:rsidRPr="00DF7E8A">
        <w:rPr>
          <w:rFonts w:ascii="Times New Roman" w:eastAsia="宋体" w:hAnsi="Times New Roman" w:cs="Times New Roman"/>
          <w:szCs w:val="21"/>
        </w:rPr>
        <w:t>带孔板试验件，进行了冷挤压安装强化工艺的疲劳效果研究，分析了不同型号的压合衬套孔结构平板强化</w:t>
      </w:r>
      <w:proofErr w:type="gramStart"/>
      <w:r w:rsidR="00DF7E8A" w:rsidRPr="00DF7E8A">
        <w:rPr>
          <w:rFonts w:ascii="Times New Roman" w:eastAsia="宋体" w:hAnsi="Times New Roman" w:cs="Times New Roman"/>
          <w:szCs w:val="21"/>
        </w:rPr>
        <w:t>后试验</w:t>
      </w:r>
      <w:proofErr w:type="gramEnd"/>
      <w:r w:rsidR="00DF7E8A" w:rsidRPr="00DF7E8A">
        <w:rPr>
          <w:rFonts w:ascii="Times New Roman" w:eastAsia="宋体" w:hAnsi="Times New Roman" w:cs="Times New Roman"/>
          <w:szCs w:val="21"/>
        </w:rPr>
        <w:t>件的疲劳寿命。</w:t>
      </w:r>
      <w:r w:rsidR="00230421">
        <w:rPr>
          <w:rFonts w:ascii="Times New Roman" w:eastAsia="宋体" w:hAnsi="Times New Roman" w:cs="Times New Roman" w:hint="eastAsia"/>
          <w:szCs w:val="21"/>
        </w:rPr>
        <w:t>林忠亮等</w:t>
      </w:r>
      <w:r w:rsidR="00230421" w:rsidRPr="00230421">
        <w:rPr>
          <w:rFonts w:ascii="Times New Roman" w:eastAsia="宋体" w:hAnsi="Times New Roman" w:cs="Times New Roman" w:hint="eastAsia"/>
          <w:szCs w:val="21"/>
          <w:vertAlign w:val="superscript"/>
        </w:rPr>
        <w:t>[10]</w:t>
      </w:r>
      <w:r w:rsidR="00230421" w:rsidRPr="00230421">
        <w:rPr>
          <w:rFonts w:ascii="Times New Roman" w:eastAsia="宋体" w:hAnsi="Times New Roman" w:cs="Times New Roman" w:hint="eastAsia"/>
          <w:szCs w:val="21"/>
        </w:rPr>
        <w:t>研究了材料性能和干涉</w:t>
      </w:r>
      <w:r w:rsidR="00230421">
        <w:rPr>
          <w:rFonts w:ascii="Times New Roman" w:eastAsia="宋体" w:hAnsi="Times New Roman" w:cs="Times New Roman" w:hint="eastAsia"/>
          <w:szCs w:val="21"/>
        </w:rPr>
        <w:t>量</w:t>
      </w:r>
      <w:r w:rsidR="00230421" w:rsidRPr="00230421">
        <w:rPr>
          <w:rFonts w:ascii="Times New Roman" w:eastAsia="宋体" w:hAnsi="Times New Roman" w:cs="Times New Roman" w:hint="eastAsia"/>
          <w:szCs w:val="21"/>
        </w:rPr>
        <w:t>对残余应力分布的影响。</w:t>
      </w:r>
      <w:r w:rsidR="00230421">
        <w:rPr>
          <w:rFonts w:ascii="Times New Roman" w:eastAsia="宋体" w:hAnsi="Times New Roman" w:cs="Times New Roman" w:hint="eastAsia"/>
          <w:szCs w:val="21"/>
        </w:rPr>
        <w:t>张志贤等</w:t>
      </w:r>
      <w:r w:rsidR="00230421" w:rsidRPr="00230421">
        <w:rPr>
          <w:rFonts w:ascii="Times New Roman" w:eastAsia="宋体" w:hAnsi="Times New Roman" w:cs="Times New Roman" w:hint="eastAsia"/>
          <w:szCs w:val="21"/>
          <w:vertAlign w:val="superscript"/>
        </w:rPr>
        <w:t>[11]</w:t>
      </w:r>
      <w:r w:rsidR="00230421" w:rsidRPr="00230421">
        <w:rPr>
          <w:rFonts w:ascii="Times New Roman" w:eastAsia="宋体" w:hAnsi="Times New Roman" w:cs="Times New Roman" w:hint="eastAsia"/>
          <w:szCs w:val="21"/>
        </w:rPr>
        <w:t>研究了一种压合衬套强化耳片的疲劳寿命评估方法</w:t>
      </w:r>
      <w:r w:rsidR="00230421">
        <w:rPr>
          <w:rFonts w:ascii="Times New Roman" w:eastAsia="宋体" w:hAnsi="Times New Roman" w:cs="Times New Roman" w:hint="eastAsia"/>
          <w:szCs w:val="21"/>
        </w:rPr>
        <w:t>，</w:t>
      </w:r>
      <w:r w:rsidR="00230421" w:rsidRPr="00230421">
        <w:rPr>
          <w:rFonts w:ascii="Times New Roman" w:eastAsia="宋体" w:hAnsi="Times New Roman" w:cs="Times New Roman" w:hint="eastAsia"/>
          <w:szCs w:val="21"/>
        </w:rPr>
        <w:t>该方法能够准确评</w:t>
      </w:r>
      <w:r w:rsidR="00230421" w:rsidRPr="00230421">
        <w:rPr>
          <w:rFonts w:ascii="Times New Roman" w:eastAsia="宋体" w:hAnsi="Times New Roman" w:cs="Times New Roman" w:hint="eastAsia"/>
          <w:szCs w:val="21"/>
        </w:rPr>
        <w:lastRenderedPageBreak/>
        <w:t>估结构的疲劳寿命，减少对疲劳试验的依赖，提高疲劳寿命评估效率。</w:t>
      </w:r>
    </w:p>
    <w:p w14:paraId="0C967781" w14:textId="25D17DDE" w:rsidR="001B431B" w:rsidRDefault="00000000">
      <w:pPr>
        <w:spacing w:line="276" w:lineRule="auto"/>
        <w:ind w:firstLineChars="200" w:firstLine="420"/>
        <w:rPr>
          <w:rFonts w:ascii="宋体" w:eastAsia="宋体" w:hAnsi="宋体"/>
          <w:szCs w:val="21"/>
        </w:rPr>
      </w:pPr>
      <w:r>
        <w:rPr>
          <w:rFonts w:ascii="Times New Roman" w:eastAsia="宋体" w:hAnsi="Times New Roman" w:cs="Times New Roman" w:hint="eastAsia"/>
          <w:szCs w:val="21"/>
        </w:rPr>
        <w:t>影响带压合衬套耳片孔疲劳寿命的因素有很多，包括耳片的边距、孔径，衬套的内径、壁厚、高度、铰孔量，芯棒的工作段长度，芯棒进入及退出段的</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芯棒挤压速度，耳片孔与衬套的安装间隙，挤压时的润滑情况等。若要在设计阶段评估各个工艺参数对疲劳寿命的影响趋势，疲劳试验是最有效的方法，但因其试验周期过长，这种方法一般不会采用。本文基于</w:t>
      </w:r>
      <w:r>
        <w:rPr>
          <w:rFonts w:ascii="Times New Roman" w:eastAsia="宋体" w:hAnsi="Times New Roman" w:cs="Times New Roman" w:hint="eastAsia"/>
          <w:szCs w:val="21"/>
        </w:rPr>
        <w:t>Abaqus</w:t>
      </w:r>
      <w:r>
        <w:rPr>
          <w:rFonts w:ascii="Times New Roman" w:eastAsia="宋体" w:hAnsi="Times New Roman" w:cs="Times New Roman" w:hint="eastAsia"/>
          <w:szCs w:val="21"/>
        </w:rPr>
        <w:t>有限元仿真软件对冷挤压强化过程进行简化建模，仿真分析不同芯棒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圆弧半径、衬套铰孔</w:t>
      </w:r>
      <w:proofErr w:type="gramStart"/>
      <w:r>
        <w:rPr>
          <w:rFonts w:ascii="Times New Roman" w:eastAsia="宋体" w:hAnsi="Times New Roman" w:cs="Times New Roman" w:hint="eastAsia"/>
          <w:szCs w:val="21"/>
        </w:rPr>
        <w:t>量及孔与</w:t>
      </w:r>
      <w:proofErr w:type="gramEnd"/>
      <w:r>
        <w:rPr>
          <w:rFonts w:ascii="Times New Roman" w:eastAsia="宋体" w:hAnsi="Times New Roman" w:cs="Times New Roman" w:hint="eastAsia"/>
          <w:szCs w:val="21"/>
        </w:rPr>
        <w:t>衬套安装间隙下的残余应力分布与变化，并通过</w:t>
      </w:r>
      <w:proofErr w:type="spellStart"/>
      <w:r>
        <w:rPr>
          <w:rFonts w:ascii="Times New Roman" w:eastAsia="宋体" w:hAnsi="Times New Roman" w:cs="Times New Roman" w:hint="eastAsia"/>
          <w:szCs w:val="21"/>
        </w:rPr>
        <w:t>fe</w:t>
      </w:r>
      <w:proofErr w:type="spellEnd"/>
      <w:r>
        <w:rPr>
          <w:rFonts w:ascii="Times New Roman" w:eastAsia="宋体" w:hAnsi="Times New Roman" w:cs="Times New Roman" w:hint="eastAsia"/>
          <w:szCs w:val="21"/>
        </w:rPr>
        <w:t>-safe</w:t>
      </w:r>
      <w:r>
        <w:rPr>
          <w:rFonts w:ascii="Times New Roman" w:eastAsia="宋体" w:hAnsi="Times New Roman" w:cs="Times New Roman" w:hint="eastAsia"/>
          <w:szCs w:val="21"/>
        </w:rPr>
        <w:t>疲劳仿真探究最有益于提高工件疲劳寿命的工艺参数，为工程人员在实际生产中把握不同工艺参数对疲劳增益带来的影响提供帮助。</w:t>
      </w:r>
    </w:p>
    <w:p w14:paraId="03735567" w14:textId="77777777" w:rsidR="001B431B" w:rsidRDefault="00000000">
      <w:pPr>
        <w:spacing w:line="276" w:lineRule="auto"/>
        <w:rPr>
          <w:rFonts w:ascii="黑体" w:eastAsia="黑体" w:hAnsi="黑体"/>
          <w:sz w:val="24"/>
          <w:szCs w:val="24"/>
        </w:rPr>
      </w:pPr>
      <w:r>
        <w:rPr>
          <w:rFonts w:ascii="黑体" w:eastAsia="黑体" w:hAnsi="黑体" w:hint="eastAsia"/>
          <w:sz w:val="24"/>
          <w:szCs w:val="24"/>
        </w:rPr>
        <w:t>1冷挤压强化过程</w:t>
      </w:r>
    </w:p>
    <w:p w14:paraId="7A9FF31B" w14:textId="77777777" w:rsidR="001B431B" w:rsidRDefault="00000000">
      <w:pPr>
        <w:spacing w:line="276" w:lineRule="auto"/>
        <w:rPr>
          <w:rFonts w:ascii="黑体" w:eastAsia="黑体" w:hAnsi="黑体"/>
          <w:szCs w:val="21"/>
        </w:rPr>
      </w:pPr>
      <w:r>
        <w:rPr>
          <w:rFonts w:ascii="黑体" w:eastAsia="黑体" w:hAnsi="黑体" w:hint="eastAsia"/>
          <w:szCs w:val="21"/>
        </w:rPr>
        <w:t>1.1有限元模型建立</w:t>
      </w:r>
    </w:p>
    <w:p w14:paraId="653E56D5" w14:textId="663850D1" w:rsidR="001B431B" w:rsidRDefault="00000000">
      <w:pPr>
        <w:spacing w:line="276" w:lineRule="auto"/>
        <w:rPr>
          <w:rFonts w:ascii="宋体" w:eastAsia="宋体" w:hAnsi="宋体"/>
          <w:szCs w:val="21"/>
        </w:rPr>
      </w:pPr>
      <w:r>
        <w:rPr>
          <w:rFonts w:ascii="宋体" w:eastAsia="宋体" w:hAnsi="宋体" w:hint="eastAsia"/>
          <w:szCs w:val="21"/>
        </w:rPr>
        <w:t xml:space="preserve">    压合衬套冷挤压强化过程主要分为以下三步：</w:t>
      </w:r>
      <w:r>
        <w:rPr>
          <w:rFonts w:ascii="Times New Roman" w:eastAsia="宋体" w:hAnsi="Times New Roman" w:cs="Times New Roman"/>
          <w:szCs w:val="21"/>
        </w:rPr>
        <w:t>1</w:t>
      </w:r>
      <w:r>
        <w:rPr>
          <w:rFonts w:ascii="Times New Roman" w:eastAsia="宋体" w:hAnsi="Times New Roman" w:cs="Times New Roman"/>
          <w:szCs w:val="21"/>
        </w:rPr>
        <w:t>）</w:t>
      </w:r>
      <w:r>
        <w:rPr>
          <w:rFonts w:ascii="宋体" w:eastAsia="宋体" w:hAnsi="宋体" w:hint="eastAsia"/>
          <w:szCs w:val="21"/>
        </w:rPr>
        <w:t>初孔加工：</w:t>
      </w:r>
      <w:r>
        <w:rPr>
          <w:rFonts w:ascii="Times New Roman" w:eastAsia="宋体" w:hAnsi="Times New Roman" w:cs="Times New Roman" w:hint="eastAsia"/>
          <w:szCs w:val="21"/>
        </w:rPr>
        <w:t>在待加工耳片上通过机加工（钻孔、扩孔和铰孔）得到满足尺寸和精度要求的连接孔。</w:t>
      </w:r>
      <w:r>
        <w:rPr>
          <w:rFonts w:ascii="Times New Roman" w:eastAsia="宋体" w:hAnsi="Times New Roman" w:cs="Times New Roman" w:hint="eastAsia"/>
          <w:szCs w:val="21"/>
        </w:rPr>
        <w:t>2</w:t>
      </w:r>
      <w:r>
        <w:rPr>
          <w:rFonts w:ascii="Times New Roman" w:eastAsia="宋体" w:hAnsi="Times New Roman" w:cs="Times New Roman"/>
          <w:szCs w:val="21"/>
        </w:rPr>
        <w:t>）</w:t>
      </w:r>
      <w:r>
        <w:rPr>
          <w:rFonts w:ascii="宋体" w:eastAsia="宋体" w:hAnsi="宋体" w:hint="eastAsia"/>
          <w:szCs w:val="21"/>
        </w:rPr>
        <w:t>孔挤压强化：根据带强化孔的尺寸，选择对应的压合衬套和芯棒型号，在预先润滑后，组合好衬套、耳片和芯棒，芯棒连接部分插入拉拔枪。启动拉拔枪后，</w:t>
      </w:r>
      <w:proofErr w:type="gramStart"/>
      <w:r>
        <w:rPr>
          <w:rFonts w:ascii="宋体" w:eastAsia="宋体" w:hAnsi="宋体" w:hint="eastAsia"/>
          <w:szCs w:val="21"/>
        </w:rPr>
        <w:t>芯棒沿孔轴线</w:t>
      </w:r>
      <w:proofErr w:type="gramEnd"/>
      <w:r>
        <w:rPr>
          <w:rFonts w:ascii="宋体" w:eastAsia="宋体" w:hAnsi="宋体" w:hint="eastAsia"/>
          <w:szCs w:val="21"/>
        </w:rPr>
        <w:t>方向缓慢拉出，过盈挤压衬套使其发生塑性变形而产生残余压应力场，压应力通过衬套传递到耳片孔。</w:t>
      </w:r>
      <w:r>
        <w:rPr>
          <w:rFonts w:ascii="Times New Roman" w:eastAsia="宋体" w:hAnsi="Times New Roman" w:cs="Times New Roman" w:hint="eastAsia"/>
          <w:szCs w:val="21"/>
        </w:rPr>
        <w:t>3</w:t>
      </w:r>
      <w:r>
        <w:rPr>
          <w:rFonts w:ascii="Times New Roman" w:eastAsia="宋体" w:hAnsi="Times New Roman" w:cs="Times New Roman"/>
          <w:szCs w:val="21"/>
        </w:rPr>
        <w:t>）</w:t>
      </w:r>
      <w:r>
        <w:rPr>
          <w:rFonts w:ascii="宋体" w:eastAsia="宋体" w:hAnsi="宋体" w:hint="eastAsia"/>
          <w:szCs w:val="21"/>
        </w:rPr>
        <w:t>终孔加工：压合衬套停留在耳片孔中，形成耳片与衬套的一体式结构。对衬套内径进行检查，并通过终孔铰削使其</w:t>
      </w:r>
      <w:r>
        <w:rPr>
          <w:rFonts w:ascii="Times New Roman" w:eastAsia="宋体" w:hAnsi="Times New Roman" w:cs="Times New Roman" w:hint="eastAsia"/>
        </w:rPr>
        <w:t>满足</w:t>
      </w:r>
      <w:r>
        <w:rPr>
          <w:rFonts w:ascii="Times New Roman" w:eastAsia="宋体" w:hAnsi="Times New Roman" w:cs="Times New Roman"/>
        </w:rPr>
        <w:t>与其相配合零部件的装配要求</w:t>
      </w:r>
      <w:r>
        <w:rPr>
          <w:rFonts w:ascii="Times New Roman" w:eastAsia="宋体" w:hAnsi="Times New Roman" w:cs="Times New Roman" w:hint="eastAsia"/>
        </w:rPr>
        <w:t>，同时</w:t>
      </w:r>
      <w:r>
        <w:rPr>
          <w:rFonts w:ascii="宋体" w:eastAsia="宋体" w:hAnsi="宋体" w:hint="eastAsia"/>
          <w:szCs w:val="21"/>
        </w:rPr>
        <w:t>改善耳片孔的应力分布。</w:t>
      </w:r>
    </w:p>
    <w:p w14:paraId="23960551" w14:textId="2219ADF0"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在</w:t>
      </w:r>
      <w:commentRangeStart w:id="0"/>
      <w:r>
        <w:rPr>
          <w:rFonts w:ascii="Times New Roman" w:eastAsia="宋体" w:hAnsi="Times New Roman" w:cs="Times New Roman"/>
          <w:szCs w:val="21"/>
        </w:rPr>
        <w:t>A</w:t>
      </w:r>
      <w:r>
        <w:rPr>
          <w:rFonts w:ascii="Times New Roman" w:eastAsia="宋体" w:hAnsi="Times New Roman" w:cs="Times New Roman" w:hint="eastAsia"/>
          <w:szCs w:val="21"/>
        </w:rPr>
        <w:t>baqus</w:t>
      </w:r>
      <w:commentRangeEnd w:id="0"/>
      <w:r>
        <w:commentReference w:id="0"/>
      </w:r>
      <w:r>
        <w:rPr>
          <w:rFonts w:ascii="Times New Roman" w:eastAsia="宋体" w:hAnsi="Times New Roman" w:cs="Times New Roman"/>
          <w:szCs w:val="21"/>
        </w:rPr>
        <w:t>中对芯棒、耳片和压合衬套进行三维建模，为简化计算，具有较高硬度和刚度的挤压芯棒可以定义为解析刚体，无需定义</w:t>
      </w:r>
      <w:r>
        <w:rPr>
          <w:rFonts w:ascii="Times New Roman" w:eastAsia="宋体" w:hAnsi="Times New Roman" w:cs="Times New Roman" w:hint="eastAsia"/>
          <w:szCs w:val="21"/>
        </w:rPr>
        <w:t>其</w:t>
      </w:r>
      <w:r>
        <w:rPr>
          <w:rFonts w:ascii="Times New Roman" w:eastAsia="宋体" w:hAnsi="Times New Roman" w:cs="Times New Roman"/>
          <w:szCs w:val="21"/>
        </w:rPr>
        <w:t>材料属性和网格。耳片放置在竖直方向（</w:t>
      </w:r>
      <w:r>
        <w:rPr>
          <w:rFonts w:ascii="Times New Roman" w:eastAsia="宋体" w:hAnsi="Times New Roman" w:cs="Times New Roman" w:hint="eastAsia"/>
          <w:szCs w:val="21"/>
        </w:rPr>
        <w:t>Z</w:t>
      </w:r>
      <w:r>
        <w:rPr>
          <w:rFonts w:ascii="Times New Roman" w:eastAsia="宋体" w:hAnsi="Times New Roman" w:cs="Times New Roman"/>
          <w:szCs w:val="21"/>
        </w:rPr>
        <w:t>方向）上，衬套法兰底面与耳片挤入端面贴合，衬套、芯棒和耳片三者保持共轴。芯棒充分润滑，其与衬套内孔孔壁之间可视作无摩擦，衬套外壁与耳片孔壁之间的摩擦系数设定为</w:t>
      </w:r>
      <w:r>
        <w:rPr>
          <w:rFonts w:ascii="Times New Roman" w:eastAsia="宋体" w:hAnsi="Times New Roman" w:cs="Times New Roman"/>
          <w:szCs w:val="21"/>
        </w:rPr>
        <w:t>0.1</w:t>
      </w:r>
      <w:r>
        <w:rPr>
          <w:rFonts w:ascii="Times New Roman" w:eastAsia="宋体" w:hAnsi="Times New Roman" w:cs="Times New Roman" w:hint="eastAsia"/>
          <w:szCs w:val="21"/>
        </w:rPr>
        <w:t>，接触类型均为表面与表面接触，且将刚度和硬度较大者表面设定为主面。</w:t>
      </w:r>
      <w:r>
        <w:rPr>
          <w:rFonts w:ascii="Times New Roman" w:eastAsia="宋体" w:hAnsi="Times New Roman" w:cs="Times New Roman" w:hint="eastAsia"/>
          <w:szCs w:val="21"/>
        </w:rPr>
        <w:t>7050-T7451</w:t>
      </w:r>
      <w:r>
        <w:rPr>
          <w:rFonts w:ascii="Times New Roman" w:eastAsia="宋体" w:hAnsi="Times New Roman" w:cs="Times New Roman" w:hint="eastAsia"/>
          <w:szCs w:val="21"/>
        </w:rPr>
        <w:t>铝合金耳片和</w:t>
      </w:r>
      <w:r>
        <w:rPr>
          <w:rFonts w:ascii="Times New Roman" w:eastAsia="宋体" w:hAnsi="Times New Roman" w:cs="Times New Roman" w:hint="eastAsia"/>
          <w:szCs w:val="21"/>
        </w:rPr>
        <w:t>PH13-8Mo</w:t>
      </w:r>
      <w:r>
        <w:rPr>
          <w:rFonts w:ascii="Times New Roman" w:eastAsia="宋体" w:hAnsi="Times New Roman" w:cs="Times New Roman" w:hint="eastAsia"/>
          <w:szCs w:val="21"/>
        </w:rPr>
        <w:t>不锈钢的材料属性定义见表</w:t>
      </w:r>
      <w:r>
        <w:rPr>
          <w:rFonts w:ascii="Times New Roman" w:eastAsia="宋体" w:hAnsi="Times New Roman" w:cs="Times New Roman" w:hint="eastAsia"/>
          <w:szCs w:val="21"/>
        </w:rPr>
        <w:t>1</w:t>
      </w:r>
      <w:r>
        <w:rPr>
          <w:rFonts w:ascii="Times New Roman" w:eastAsia="宋体" w:hAnsi="Times New Roman" w:cs="Times New Roman" w:hint="eastAsia"/>
          <w:szCs w:val="21"/>
        </w:rPr>
        <w:t>。网格类型设置为线性六面体单元</w:t>
      </w:r>
      <w:r>
        <w:rPr>
          <w:rFonts w:ascii="Times New Roman" w:eastAsia="宋体" w:hAnsi="Times New Roman" w:cs="Times New Roman" w:hint="eastAsia"/>
          <w:szCs w:val="21"/>
        </w:rPr>
        <w:t>C3D8R</w:t>
      </w:r>
      <w:r>
        <w:rPr>
          <w:rFonts w:ascii="Times New Roman" w:eastAsia="宋体" w:hAnsi="Times New Roman" w:cs="Times New Roman" w:hint="eastAsia"/>
          <w:szCs w:val="21"/>
        </w:rPr>
        <w:t>。约束耳片端面以及衬套法兰面在芯棒挤压方向（</w:t>
      </w:r>
      <w:r>
        <w:rPr>
          <w:rFonts w:ascii="Times New Roman" w:eastAsia="宋体" w:hAnsi="Times New Roman" w:cs="Times New Roman" w:hint="eastAsia"/>
          <w:szCs w:val="21"/>
        </w:rPr>
        <w:t>Y</w:t>
      </w:r>
      <w:r>
        <w:rPr>
          <w:rFonts w:ascii="Times New Roman" w:eastAsia="宋体" w:hAnsi="Times New Roman" w:cs="Times New Roman" w:hint="eastAsia"/>
          <w:szCs w:val="21"/>
        </w:rPr>
        <w:t>方向）上的自由度，并对耳片底面进行完全固定约束。最终建立的三维有限元仿真模型如图</w:t>
      </w:r>
      <w:r>
        <w:rPr>
          <w:rFonts w:ascii="Times New Roman" w:eastAsia="宋体" w:hAnsi="Times New Roman" w:cs="Times New Roman" w:hint="eastAsia"/>
          <w:szCs w:val="21"/>
        </w:rPr>
        <w:t>1</w:t>
      </w:r>
      <w:r>
        <w:rPr>
          <w:rFonts w:ascii="Times New Roman" w:eastAsia="宋体" w:hAnsi="Times New Roman" w:cs="Times New Roman" w:hint="eastAsia"/>
          <w:szCs w:val="21"/>
        </w:rPr>
        <w:t>所示。</w:t>
      </w:r>
    </w:p>
    <w:p w14:paraId="157900C9" w14:textId="77777777" w:rsidR="001B431B" w:rsidRDefault="00000000">
      <w:pPr>
        <w:spacing w:line="276" w:lineRule="auto"/>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表</w:t>
      </w:r>
      <w:r>
        <w:rPr>
          <w:rFonts w:ascii="Times New Roman" w:eastAsia="宋体" w:hAnsi="Times New Roman" w:cs="Times New Roman" w:hint="eastAsia"/>
          <w:sz w:val="18"/>
          <w:szCs w:val="18"/>
        </w:rPr>
        <w:t xml:space="preserve">1 </w:t>
      </w:r>
      <w:r>
        <w:rPr>
          <w:rFonts w:ascii="Times New Roman" w:eastAsia="宋体" w:hAnsi="Times New Roman" w:cs="Times New Roman" w:hint="eastAsia"/>
          <w:sz w:val="18"/>
          <w:szCs w:val="18"/>
        </w:rPr>
        <w:t>关键构件材料属性定义</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tblGrid>
      <w:tr w:rsidR="001B431B" w14:paraId="4A73DD0A" w14:textId="77777777">
        <w:trPr>
          <w:jc w:val="center"/>
        </w:trPr>
        <w:tc>
          <w:tcPr>
            <w:tcW w:w="2268" w:type="dxa"/>
            <w:tcBorders>
              <w:top w:val="single" w:sz="12" w:space="0" w:color="auto"/>
              <w:bottom w:val="single" w:sz="4" w:space="0" w:color="auto"/>
            </w:tcBorders>
          </w:tcPr>
          <w:p w14:paraId="5E1FD15F"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材料参数</w:t>
            </w:r>
          </w:p>
        </w:tc>
        <w:tc>
          <w:tcPr>
            <w:tcW w:w="2268" w:type="dxa"/>
            <w:tcBorders>
              <w:top w:val="single" w:sz="12" w:space="0" w:color="auto"/>
              <w:bottom w:val="single" w:sz="4" w:space="0" w:color="auto"/>
            </w:tcBorders>
          </w:tcPr>
          <w:p w14:paraId="05B005C1"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7050-T7451</w:t>
            </w:r>
          </w:p>
        </w:tc>
        <w:tc>
          <w:tcPr>
            <w:tcW w:w="2268" w:type="dxa"/>
            <w:tcBorders>
              <w:top w:val="single" w:sz="12" w:space="0" w:color="auto"/>
              <w:bottom w:val="single" w:sz="4" w:space="0" w:color="auto"/>
            </w:tcBorders>
          </w:tcPr>
          <w:p w14:paraId="4CD9613A"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PH13-8Mo</w:t>
            </w:r>
          </w:p>
        </w:tc>
      </w:tr>
      <w:tr w:rsidR="001B431B" w14:paraId="15168121" w14:textId="77777777">
        <w:trPr>
          <w:jc w:val="center"/>
        </w:trPr>
        <w:tc>
          <w:tcPr>
            <w:tcW w:w="2268" w:type="dxa"/>
            <w:tcBorders>
              <w:top w:val="single" w:sz="4" w:space="0" w:color="auto"/>
            </w:tcBorders>
          </w:tcPr>
          <w:p w14:paraId="59F3A2D8"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密度</w:t>
            </w:r>
            <w:r>
              <w:rPr>
                <w:rFonts w:ascii="Times New Roman" w:eastAsia="宋体" w:hAnsi="Times New Roman" w:cs="Times New Roman" w:hint="eastAsia"/>
                <w:szCs w:val="21"/>
              </w:rPr>
              <w:t>(g/m</w:t>
            </w:r>
            <w:r>
              <w:rPr>
                <w:rFonts w:ascii="Times New Roman" w:eastAsia="宋体" w:hAnsi="Times New Roman" w:cs="Times New Roman" w:hint="eastAsia"/>
                <w:szCs w:val="21"/>
                <w:vertAlign w:val="superscript"/>
              </w:rPr>
              <w:t>3</w:t>
            </w:r>
            <w:r>
              <w:rPr>
                <w:rFonts w:ascii="Times New Roman" w:eastAsia="宋体" w:hAnsi="Times New Roman" w:cs="Times New Roman" w:hint="eastAsia"/>
                <w:szCs w:val="21"/>
              </w:rPr>
              <w:t>)</w:t>
            </w:r>
          </w:p>
        </w:tc>
        <w:tc>
          <w:tcPr>
            <w:tcW w:w="2268" w:type="dxa"/>
            <w:tcBorders>
              <w:top w:val="single" w:sz="4" w:space="0" w:color="auto"/>
            </w:tcBorders>
          </w:tcPr>
          <w:p w14:paraId="72BB2CFB"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2.7*10</w:t>
            </w:r>
            <w:r>
              <w:rPr>
                <w:rFonts w:ascii="Times New Roman" w:eastAsia="宋体" w:hAnsi="Times New Roman" w:cs="Times New Roman" w:hint="eastAsia"/>
                <w:szCs w:val="21"/>
                <w:vertAlign w:val="superscript"/>
              </w:rPr>
              <w:t>6</w:t>
            </w:r>
          </w:p>
        </w:tc>
        <w:tc>
          <w:tcPr>
            <w:tcW w:w="2268" w:type="dxa"/>
            <w:tcBorders>
              <w:top w:val="single" w:sz="4" w:space="0" w:color="auto"/>
            </w:tcBorders>
          </w:tcPr>
          <w:p w14:paraId="11B98456"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7.76*10</w:t>
            </w:r>
            <w:r>
              <w:rPr>
                <w:rFonts w:ascii="Times New Roman" w:eastAsia="宋体" w:hAnsi="Times New Roman" w:cs="Times New Roman" w:hint="eastAsia"/>
                <w:szCs w:val="21"/>
                <w:vertAlign w:val="superscript"/>
              </w:rPr>
              <w:t>6</w:t>
            </w:r>
          </w:p>
        </w:tc>
      </w:tr>
      <w:tr w:rsidR="001B431B" w14:paraId="0C1FE7B0" w14:textId="77777777">
        <w:trPr>
          <w:jc w:val="center"/>
        </w:trPr>
        <w:tc>
          <w:tcPr>
            <w:tcW w:w="2268" w:type="dxa"/>
          </w:tcPr>
          <w:p w14:paraId="1B649712"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杨氏模量</w:t>
            </w:r>
            <w:r>
              <w:rPr>
                <w:rFonts w:ascii="Times New Roman" w:eastAsia="宋体" w:hAnsi="Times New Roman" w:cs="Times New Roman" w:hint="eastAsia"/>
                <w:szCs w:val="21"/>
              </w:rPr>
              <w:t>(MPa)</w:t>
            </w:r>
          </w:p>
        </w:tc>
        <w:tc>
          <w:tcPr>
            <w:tcW w:w="2268" w:type="dxa"/>
          </w:tcPr>
          <w:p w14:paraId="7D045D56"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70300</w:t>
            </w:r>
          </w:p>
        </w:tc>
        <w:tc>
          <w:tcPr>
            <w:tcW w:w="2268" w:type="dxa"/>
          </w:tcPr>
          <w:p w14:paraId="2B7D973E"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202000</w:t>
            </w:r>
          </w:p>
        </w:tc>
      </w:tr>
      <w:tr w:rsidR="001B431B" w14:paraId="09C85C06" w14:textId="77777777">
        <w:trPr>
          <w:jc w:val="center"/>
        </w:trPr>
        <w:tc>
          <w:tcPr>
            <w:tcW w:w="2268" w:type="dxa"/>
          </w:tcPr>
          <w:p w14:paraId="3F080D53"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泊松比</w:t>
            </w:r>
          </w:p>
        </w:tc>
        <w:tc>
          <w:tcPr>
            <w:tcW w:w="2268" w:type="dxa"/>
          </w:tcPr>
          <w:p w14:paraId="32F40072"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0.3</w:t>
            </w:r>
          </w:p>
        </w:tc>
        <w:tc>
          <w:tcPr>
            <w:tcW w:w="2268" w:type="dxa"/>
          </w:tcPr>
          <w:p w14:paraId="55C1E057"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0.3</w:t>
            </w:r>
          </w:p>
        </w:tc>
      </w:tr>
    </w:tbl>
    <w:p w14:paraId="667F13AA" w14:textId="6668F231" w:rsidR="001B431B" w:rsidRDefault="000F344E">
      <w:pPr>
        <w:spacing w:line="276" w:lineRule="auto"/>
        <w:jc w:val="center"/>
        <w:rPr>
          <w:rFonts w:ascii="宋体" w:eastAsia="宋体" w:hAnsi="宋体"/>
          <w:szCs w:val="21"/>
        </w:rPr>
      </w:pPr>
      <w:r>
        <w:rPr>
          <w:rFonts w:ascii="宋体" w:eastAsia="宋体" w:hAnsi="宋体"/>
          <w:noProof/>
          <w:szCs w:val="21"/>
        </w:rPr>
        <w:lastRenderedPageBreak/>
        <w:drawing>
          <wp:inline distT="0" distB="0" distL="0" distR="0" wp14:anchorId="7916E4DE" wp14:editId="2A151092">
            <wp:extent cx="1910486" cy="2232000"/>
            <wp:effectExtent l="0" t="0" r="0" b="0"/>
            <wp:docPr id="1999059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4800"/>
                    <a:stretch/>
                  </pic:blipFill>
                  <pic:spPr bwMode="auto">
                    <a:xfrm>
                      <a:off x="0" y="0"/>
                      <a:ext cx="1910486" cy="2232000"/>
                    </a:xfrm>
                    <a:prstGeom prst="rect">
                      <a:avLst/>
                    </a:prstGeom>
                    <a:noFill/>
                    <a:ln>
                      <a:noFill/>
                    </a:ln>
                    <a:extLst>
                      <a:ext uri="{53640926-AAD7-44D8-BBD7-CCE9431645EC}">
                        <a14:shadowObscured xmlns:a14="http://schemas.microsoft.com/office/drawing/2010/main"/>
                      </a:ext>
                    </a:extLst>
                  </pic:spPr>
                </pic:pic>
              </a:graphicData>
            </a:graphic>
          </wp:inline>
        </w:drawing>
      </w:r>
    </w:p>
    <w:p w14:paraId="34225785" w14:textId="77777777" w:rsidR="001B431B" w:rsidRDefault="00000000">
      <w:pPr>
        <w:spacing w:line="276"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sz w:val="18"/>
          <w:szCs w:val="18"/>
        </w:rPr>
        <w:t xml:space="preserve">1 </w:t>
      </w:r>
      <w:r>
        <w:rPr>
          <w:rFonts w:ascii="Times New Roman" w:eastAsia="宋体" w:hAnsi="Times New Roman" w:cs="Times New Roman"/>
          <w:sz w:val="18"/>
          <w:szCs w:val="18"/>
        </w:rPr>
        <w:t>压合衬套冷挤压强化有限元模型</w:t>
      </w:r>
      <w:commentRangeStart w:id="1"/>
      <w:commentRangeEnd w:id="1"/>
      <w:r>
        <w:commentReference w:id="1"/>
      </w:r>
    </w:p>
    <w:p w14:paraId="054A2DCD" w14:textId="60FA5ECD" w:rsidR="001B431B" w:rsidRDefault="00000000">
      <w:pPr>
        <w:spacing w:line="276" w:lineRule="auto"/>
        <w:rPr>
          <w:rFonts w:ascii="Times New Roman" w:eastAsia="宋体" w:hAnsi="Times New Roman" w:cs="Times New Roman"/>
          <w:szCs w:val="21"/>
        </w:rPr>
      </w:pPr>
      <w:r>
        <w:rPr>
          <w:rFonts w:ascii="宋体" w:eastAsia="宋体" w:hAnsi="宋体" w:hint="eastAsia"/>
          <w:szCs w:val="21"/>
        </w:rPr>
        <w:t xml:space="preserve">    本文对孔强化加工和终孔加工两个步骤进行了有限元仿真，分别作为仿真的两个分析步</w:t>
      </w:r>
      <w:r>
        <w:rPr>
          <w:rFonts w:ascii="Times New Roman" w:eastAsia="宋体" w:hAnsi="Times New Roman" w:cs="Times New Roman"/>
          <w:szCs w:val="21"/>
        </w:rPr>
        <w:t>step-1</w:t>
      </w:r>
      <w:r>
        <w:rPr>
          <w:rFonts w:ascii="Times New Roman" w:eastAsia="宋体" w:hAnsi="Times New Roman" w:cs="Times New Roman"/>
          <w:szCs w:val="21"/>
        </w:rPr>
        <w:t>和</w:t>
      </w:r>
      <w:r>
        <w:rPr>
          <w:rFonts w:ascii="Times New Roman" w:eastAsia="宋体" w:hAnsi="Times New Roman" w:cs="Times New Roman"/>
          <w:szCs w:val="21"/>
        </w:rPr>
        <w:t>step-2</w:t>
      </w:r>
      <w:r>
        <w:rPr>
          <w:rFonts w:ascii="Times New Roman" w:eastAsia="宋体" w:hAnsi="Times New Roman" w:cs="Times New Roman"/>
          <w:szCs w:val="21"/>
        </w:rPr>
        <w:t>。采用时间含有实际意义的显式动力学求解模块进行求解计算。</w:t>
      </w:r>
      <w:proofErr w:type="gramStart"/>
      <w:r>
        <w:rPr>
          <w:rFonts w:ascii="Times New Roman" w:eastAsia="宋体" w:hAnsi="Times New Roman" w:cs="Times New Roman" w:hint="eastAsia"/>
          <w:szCs w:val="21"/>
        </w:rPr>
        <w:t>终孔加工</w:t>
      </w:r>
      <w:proofErr w:type="gramEnd"/>
      <w:r>
        <w:rPr>
          <w:rFonts w:ascii="Times New Roman" w:eastAsia="宋体" w:hAnsi="Times New Roman" w:cs="Times New Roman" w:hint="eastAsia"/>
          <w:szCs w:val="21"/>
        </w:rPr>
        <w:t>采用直接删除单元的方式对衬套内壁</w:t>
      </w:r>
      <w:proofErr w:type="gramStart"/>
      <w:r>
        <w:rPr>
          <w:rFonts w:ascii="Times New Roman" w:eastAsia="宋体" w:hAnsi="Times New Roman" w:cs="Times New Roman" w:hint="eastAsia"/>
          <w:szCs w:val="21"/>
        </w:rPr>
        <w:t>进行铰削</w:t>
      </w:r>
      <w:proofErr w:type="gramEnd"/>
      <w:r>
        <w:rPr>
          <w:rFonts w:ascii="Times New Roman" w:eastAsia="宋体" w:hAnsi="Times New Roman" w:cs="Times New Roman" w:hint="eastAsia"/>
          <w:szCs w:val="21"/>
          <w:vertAlign w:val="superscript"/>
        </w:rPr>
        <w:t>[</w:t>
      </w:r>
      <w:r w:rsidR="004A507A">
        <w:rPr>
          <w:rFonts w:ascii="Times New Roman" w:eastAsia="宋体" w:hAnsi="Times New Roman" w:cs="Times New Roman" w:hint="eastAsia"/>
          <w:szCs w:val="21"/>
          <w:vertAlign w:val="superscript"/>
        </w:rPr>
        <w:t>12</w:t>
      </w:r>
      <w:r>
        <w:rPr>
          <w:rFonts w:ascii="Times New Roman" w:eastAsia="宋体" w:hAnsi="Times New Roman" w:cs="Times New Roman" w:hint="eastAsia"/>
          <w:szCs w:val="21"/>
          <w:vertAlign w:val="superscript"/>
        </w:rPr>
        <w:t>]</w:t>
      </w:r>
      <w:r>
        <w:rPr>
          <w:rFonts w:ascii="Times New Roman" w:eastAsia="宋体" w:hAnsi="Times New Roman" w:cs="Times New Roman" w:hint="eastAsia"/>
          <w:szCs w:val="21"/>
        </w:rPr>
        <w:t>，事先在衬套上定义一层具有一定厚度</w:t>
      </w:r>
      <w:proofErr w:type="gramStart"/>
      <w:r>
        <w:rPr>
          <w:rFonts w:ascii="Times New Roman" w:eastAsia="宋体" w:hAnsi="Times New Roman" w:cs="Times New Roman" w:hint="eastAsia"/>
          <w:szCs w:val="21"/>
        </w:rPr>
        <w:t>的铰削单元</w:t>
      </w:r>
      <w:proofErr w:type="gramEnd"/>
      <w:r>
        <w:rPr>
          <w:rFonts w:ascii="Times New Roman" w:eastAsia="宋体" w:hAnsi="Times New Roman" w:cs="Times New Roman" w:hint="eastAsia"/>
          <w:szCs w:val="21"/>
        </w:rPr>
        <w:t>点集，如图</w:t>
      </w:r>
      <w:r>
        <w:rPr>
          <w:rFonts w:ascii="Times New Roman" w:eastAsia="宋体" w:hAnsi="Times New Roman" w:cs="Times New Roman" w:hint="eastAsia"/>
          <w:szCs w:val="21"/>
        </w:rPr>
        <w:t>2</w:t>
      </w:r>
      <w:r>
        <w:rPr>
          <w:rFonts w:ascii="Times New Roman" w:eastAsia="宋体" w:hAnsi="Times New Roman" w:cs="Times New Roman" w:hint="eastAsia"/>
          <w:szCs w:val="21"/>
        </w:rPr>
        <w:t>所示，将</w:t>
      </w:r>
      <w:r>
        <w:rPr>
          <w:rFonts w:ascii="Times New Roman" w:eastAsia="宋体" w:hAnsi="Times New Roman" w:cs="Times New Roman" w:hint="eastAsia"/>
          <w:szCs w:val="21"/>
        </w:rPr>
        <w:t>step-1</w:t>
      </w:r>
      <w:r>
        <w:rPr>
          <w:rFonts w:ascii="Times New Roman" w:eastAsia="宋体" w:hAnsi="Times New Roman" w:cs="Times New Roman" w:hint="eastAsia"/>
          <w:szCs w:val="21"/>
        </w:rPr>
        <w:t>孔挤压完成后得到的应力场结果作为</w:t>
      </w:r>
      <w:r>
        <w:rPr>
          <w:rFonts w:ascii="Times New Roman" w:eastAsia="宋体" w:hAnsi="Times New Roman" w:cs="Times New Roman" w:hint="eastAsia"/>
          <w:szCs w:val="21"/>
        </w:rPr>
        <w:t>step-2</w:t>
      </w:r>
      <w:r>
        <w:rPr>
          <w:rFonts w:ascii="Times New Roman" w:eastAsia="宋体" w:hAnsi="Times New Roman" w:cs="Times New Roman" w:hint="eastAsia"/>
          <w:szCs w:val="21"/>
        </w:rPr>
        <w:t>的预应力场初始状态，并在</w:t>
      </w:r>
      <w:r>
        <w:rPr>
          <w:rFonts w:ascii="Times New Roman" w:eastAsia="宋体" w:hAnsi="Times New Roman" w:cs="Times New Roman" w:hint="eastAsia"/>
          <w:szCs w:val="21"/>
        </w:rPr>
        <w:t>step-2</w:t>
      </w:r>
      <w:r>
        <w:rPr>
          <w:rFonts w:ascii="Times New Roman" w:eastAsia="宋体" w:hAnsi="Times New Roman" w:cs="Times New Roman" w:hint="eastAsia"/>
          <w:szCs w:val="21"/>
        </w:rPr>
        <w:t>中通过编辑关键字的方法，直接删除事先定义的铰孔单元，从而完成模拟</w:t>
      </w:r>
      <w:proofErr w:type="gramStart"/>
      <w:r>
        <w:rPr>
          <w:rFonts w:ascii="Times New Roman" w:eastAsia="宋体" w:hAnsi="Times New Roman" w:cs="Times New Roman" w:hint="eastAsia"/>
          <w:szCs w:val="21"/>
        </w:rPr>
        <w:t>终孔铰</w:t>
      </w:r>
      <w:proofErr w:type="gramEnd"/>
      <w:r>
        <w:rPr>
          <w:rFonts w:ascii="Times New Roman" w:eastAsia="宋体" w:hAnsi="Times New Roman" w:cs="Times New Roman" w:hint="eastAsia"/>
          <w:szCs w:val="21"/>
        </w:rPr>
        <w:t>削。</w:t>
      </w:r>
    </w:p>
    <w:p w14:paraId="09CBD6DC"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5CDFB908" wp14:editId="0DCA6052">
            <wp:extent cx="1833880" cy="1142365"/>
            <wp:effectExtent l="0" t="0" r="0" b="635"/>
            <wp:docPr id="513699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99948" name="图片 1"/>
                    <pic:cNvPicPr>
                      <a:picLocks noChangeAspect="1"/>
                    </pic:cNvPicPr>
                  </pic:nvPicPr>
                  <pic:blipFill>
                    <a:blip r:embed="rId9"/>
                    <a:stretch>
                      <a:fillRect/>
                    </a:stretch>
                  </pic:blipFill>
                  <pic:spPr>
                    <a:xfrm>
                      <a:off x="0" y="0"/>
                      <a:ext cx="1854700" cy="1155782"/>
                    </a:xfrm>
                    <a:prstGeom prst="rect">
                      <a:avLst/>
                    </a:prstGeom>
                  </pic:spPr>
                </pic:pic>
              </a:graphicData>
            </a:graphic>
          </wp:inline>
        </w:drawing>
      </w:r>
    </w:p>
    <w:p w14:paraId="6BFE710A" w14:textId="77777777" w:rsidR="001B431B" w:rsidRDefault="00000000">
      <w:pPr>
        <w:spacing w:line="276"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铰削单元定义</w:t>
      </w:r>
    </w:p>
    <w:p w14:paraId="1B43728A" w14:textId="77777777" w:rsidR="001B431B" w:rsidRDefault="00000000">
      <w:pPr>
        <w:spacing w:line="276" w:lineRule="auto"/>
        <w:rPr>
          <w:rFonts w:ascii="黑体" w:eastAsia="黑体" w:hAnsi="黑体"/>
          <w:szCs w:val="21"/>
        </w:rPr>
      </w:pPr>
      <w:r>
        <w:rPr>
          <w:rFonts w:ascii="黑体" w:eastAsia="黑体" w:hAnsi="黑体" w:hint="eastAsia"/>
          <w:szCs w:val="21"/>
        </w:rPr>
        <w:t>1.2模型验证</w:t>
      </w:r>
    </w:p>
    <w:p w14:paraId="058DCCD0" w14:textId="1324BD9D" w:rsidR="001B431B" w:rsidRDefault="00000000">
      <w:pPr>
        <w:spacing w:line="276" w:lineRule="auto"/>
        <w:rPr>
          <w:rFonts w:ascii="宋体" w:eastAsia="宋体" w:hAnsi="宋体"/>
          <w:szCs w:val="21"/>
        </w:rPr>
      </w:pPr>
      <w:r>
        <w:rPr>
          <w:rFonts w:ascii="宋体" w:eastAsia="宋体" w:hAnsi="宋体" w:hint="eastAsia"/>
          <w:szCs w:val="21"/>
        </w:rPr>
        <w:t xml:space="preserve">    本文通过能量法</w:t>
      </w:r>
      <w:r>
        <w:rPr>
          <w:rFonts w:ascii="Times New Roman" w:eastAsia="宋体" w:hAnsi="Times New Roman" w:cs="Times New Roman"/>
          <w:szCs w:val="21"/>
          <w:vertAlign w:val="superscript"/>
        </w:rPr>
        <w:t>[</w:t>
      </w:r>
      <w:r>
        <w:rPr>
          <w:rFonts w:ascii="Times New Roman" w:eastAsia="宋体" w:hAnsi="Times New Roman" w:cs="Times New Roman" w:hint="eastAsia"/>
          <w:szCs w:val="21"/>
          <w:vertAlign w:val="superscript"/>
        </w:rPr>
        <w:t>1</w:t>
      </w:r>
      <w:r w:rsidR="004A507A">
        <w:rPr>
          <w:rFonts w:ascii="Times New Roman" w:eastAsia="宋体" w:hAnsi="Times New Roman" w:cs="Times New Roman" w:hint="eastAsia"/>
          <w:szCs w:val="21"/>
          <w:vertAlign w:val="superscript"/>
        </w:rPr>
        <w:t>3</w:t>
      </w:r>
      <w:r>
        <w:rPr>
          <w:rFonts w:ascii="Times New Roman" w:eastAsia="宋体" w:hAnsi="Times New Roman" w:cs="Times New Roman"/>
          <w:szCs w:val="21"/>
          <w:vertAlign w:val="superscript"/>
        </w:rPr>
        <w:t>]</w:t>
      </w:r>
      <w:r>
        <w:rPr>
          <w:rFonts w:ascii="宋体" w:eastAsia="宋体" w:hAnsi="宋体" w:hint="eastAsia"/>
          <w:szCs w:val="21"/>
        </w:rPr>
        <w:t>和拉拔力测试</w:t>
      </w:r>
      <w:r w:rsidR="0044481F">
        <w:rPr>
          <w:rFonts w:ascii="宋体" w:eastAsia="宋体" w:hAnsi="宋体" w:hint="eastAsia"/>
          <w:szCs w:val="21"/>
        </w:rPr>
        <w:t>两</w:t>
      </w:r>
      <w:r>
        <w:rPr>
          <w:rFonts w:ascii="宋体" w:eastAsia="宋体" w:hAnsi="宋体" w:hint="eastAsia"/>
          <w:szCs w:val="21"/>
        </w:rPr>
        <w:t>种方法验证有限元模型的有效性。</w:t>
      </w:r>
    </w:p>
    <w:p w14:paraId="2BF6EF47"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w:t>
      </w:r>
      <w:r>
        <w:rPr>
          <w:rFonts w:ascii="Times New Roman" w:eastAsia="宋体" w:hAnsi="Times New Roman" w:cs="Times New Roman"/>
          <w:szCs w:val="21"/>
        </w:rPr>
        <w:t>1</w:t>
      </w:r>
      <w:r>
        <w:rPr>
          <w:rFonts w:ascii="Times New Roman" w:eastAsia="宋体" w:hAnsi="Times New Roman" w:cs="Times New Roman"/>
          <w:szCs w:val="21"/>
        </w:rPr>
        <w:t>）能量法。用显式动力学求解器作拟静态分析时，可借助质量缩放大幅缩短计算时间，但必须确保动能与内能之比不超过</w:t>
      </w:r>
      <w:r>
        <w:rPr>
          <w:rFonts w:ascii="Times New Roman" w:eastAsia="宋体" w:hAnsi="Times New Roman" w:cs="Times New Roman"/>
          <w:szCs w:val="21"/>
        </w:rPr>
        <w:t>5%</w:t>
      </w:r>
      <w:r>
        <w:rPr>
          <w:rFonts w:ascii="Times New Roman" w:eastAsia="宋体" w:hAnsi="Times New Roman" w:cs="Times New Roman"/>
          <w:szCs w:val="21"/>
        </w:rPr>
        <w:t>，伪应变能与内能之比小于</w:t>
      </w:r>
      <w:r>
        <w:rPr>
          <w:rFonts w:ascii="Times New Roman" w:eastAsia="宋体" w:hAnsi="Times New Roman" w:cs="Times New Roman"/>
          <w:szCs w:val="21"/>
        </w:rPr>
        <w:t>2%</w:t>
      </w:r>
      <w:r>
        <w:rPr>
          <w:rFonts w:ascii="Times New Roman" w:eastAsia="宋体" w:hAnsi="Times New Roman" w:cs="Times New Roman"/>
          <w:szCs w:val="21"/>
        </w:rPr>
        <w:t>，这样得到的结果才符合拟静态分析的标准，仿真的准确性才得以保证。能量比值随时间变化的曲线如图</w:t>
      </w:r>
      <w:r>
        <w:rPr>
          <w:rFonts w:ascii="Times New Roman" w:eastAsia="宋体" w:hAnsi="Times New Roman" w:cs="Times New Roman"/>
          <w:szCs w:val="21"/>
        </w:rPr>
        <w:t>3</w:t>
      </w:r>
      <w:r>
        <w:rPr>
          <w:rFonts w:ascii="Times New Roman" w:eastAsia="宋体" w:hAnsi="Times New Roman" w:cs="Times New Roman"/>
          <w:szCs w:val="21"/>
        </w:rPr>
        <w:t>所示，可见芯棒刚与工件接触时的能量比值较大</w:t>
      </w:r>
      <w:r>
        <w:rPr>
          <w:rFonts w:ascii="Times New Roman" w:eastAsia="宋体" w:hAnsi="Times New Roman" w:cs="Times New Roman" w:hint="eastAsia"/>
          <w:szCs w:val="21"/>
        </w:rPr>
        <w:t>且变化幅度剧烈</w:t>
      </w:r>
      <w:r>
        <w:rPr>
          <w:rFonts w:ascii="Times New Roman" w:eastAsia="宋体" w:hAnsi="Times New Roman" w:cs="Times New Roman"/>
          <w:szCs w:val="21"/>
        </w:rPr>
        <w:t>，而在接触</w:t>
      </w:r>
      <w:r>
        <w:rPr>
          <w:rFonts w:ascii="Times New Roman" w:eastAsia="宋体" w:hAnsi="Times New Roman" w:cs="Times New Roman"/>
          <w:szCs w:val="21"/>
        </w:rPr>
        <w:t>0.5s</w:t>
      </w:r>
      <w:r>
        <w:rPr>
          <w:rFonts w:ascii="Times New Roman" w:eastAsia="宋体" w:hAnsi="Times New Roman" w:cs="Times New Roman" w:hint="eastAsia"/>
          <w:szCs w:val="21"/>
        </w:rPr>
        <w:t>时，动能与内能之比和伪应变能与内能之比均降至符合要求的比值，之后能量比值缓慢减小并趋于稳定。</w:t>
      </w:r>
    </w:p>
    <w:p w14:paraId="3B46349C" w14:textId="77777777" w:rsidR="001B431B" w:rsidRDefault="00000000">
      <w:pPr>
        <w:spacing w:line="276" w:lineRule="auto"/>
        <w:jc w:val="center"/>
        <w:rPr>
          <w:rFonts w:ascii="宋体" w:eastAsia="宋体" w:hAnsi="宋体"/>
          <w:szCs w:val="21"/>
        </w:rPr>
      </w:pPr>
      <w:r>
        <w:rPr>
          <w:rFonts w:ascii="宋体" w:eastAsia="宋体" w:hAnsi="宋体" w:hint="eastAsia"/>
          <w:noProof/>
          <w:szCs w:val="21"/>
        </w:rPr>
        <w:lastRenderedPageBreak/>
        <w:drawing>
          <wp:inline distT="0" distB="0" distL="0" distR="0" wp14:anchorId="27DDD94C" wp14:editId="04E5F23C">
            <wp:extent cx="2303145" cy="1934210"/>
            <wp:effectExtent l="0" t="0" r="1905" b="8890"/>
            <wp:docPr id="726995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95596"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6878" t="7077" r="11228" b="3085"/>
                    <a:stretch>
                      <a:fillRect/>
                    </a:stretch>
                  </pic:blipFill>
                  <pic:spPr>
                    <a:xfrm>
                      <a:off x="0" y="0"/>
                      <a:ext cx="2315880" cy="1944796"/>
                    </a:xfrm>
                    <a:prstGeom prst="rect">
                      <a:avLst/>
                    </a:prstGeom>
                    <a:noFill/>
                    <a:ln>
                      <a:noFill/>
                    </a:ln>
                  </pic:spPr>
                </pic:pic>
              </a:graphicData>
            </a:graphic>
          </wp:inline>
        </w:drawing>
      </w:r>
    </w:p>
    <w:p w14:paraId="0F5D18E5" w14:textId="77777777" w:rsidR="001B431B" w:rsidRDefault="00000000">
      <w:pPr>
        <w:spacing w:line="276"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sz w:val="18"/>
          <w:szCs w:val="18"/>
        </w:rPr>
        <w:t xml:space="preserve">3 </w:t>
      </w:r>
      <w:r>
        <w:rPr>
          <w:rFonts w:ascii="Times New Roman" w:eastAsia="宋体" w:hAnsi="Times New Roman" w:cs="Times New Roman"/>
          <w:sz w:val="18"/>
          <w:szCs w:val="18"/>
        </w:rPr>
        <w:t>能量比值随时间变化的曲线</w:t>
      </w:r>
    </w:p>
    <w:p w14:paraId="0190C2F7" w14:textId="0220A61D"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hint="eastAsia"/>
          <w:szCs w:val="21"/>
        </w:rPr>
        <w:t>）拉拔力测试。对比实际孔冷挤压强化过程和仿真过程中的最大拉拔力，进而验证有限元仿真模型的可靠性。图</w:t>
      </w:r>
      <w:r>
        <w:rPr>
          <w:rFonts w:ascii="Times New Roman" w:eastAsia="宋体" w:hAnsi="Times New Roman" w:cs="Times New Roman" w:hint="eastAsia"/>
          <w:szCs w:val="21"/>
        </w:rPr>
        <w:t>4</w:t>
      </w:r>
      <w:r>
        <w:rPr>
          <w:rFonts w:ascii="Times New Roman" w:eastAsia="宋体" w:hAnsi="Times New Roman" w:cs="Times New Roman" w:hint="eastAsia"/>
          <w:szCs w:val="21"/>
        </w:rPr>
        <w:t>展示了冷挤压过程及压力泵上表盘的拉拔力读数。针对</w:t>
      </w:r>
      <w:r>
        <w:rPr>
          <w:rFonts w:ascii="Times New Roman" w:eastAsia="宋体" w:hAnsi="Times New Roman" w:cs="Times New Roman" w:hint="eastAsia"/>
          <w:szCs w:val="21"/>
        </w:rPr>
        <w:t>7050</w:t>
      </w:r>
      <w:r>
        <w:rPr>
          <w:rFonts w:ascii="Times New Roman" w:eastAsia="宋体" w:hAnsi="Times New Roman" w:cs="Times New Roman" w:hint="eastAsia"/>
          <w:szCs w:val="21"/>
        </w:rPr>
        <w:t>铝合金材料，选择了</w:t>
      </w:r>
      <w:r>
        <w:rPr>
          <w:rFonts w:ascii="Times New Roman" w:eastAsia="宋体" w:hAnsi="Times New Roman" w:cs="Times New Roman" w:hint="eastAsia"/>
          <w:szCs w:val="21"/>
        </w:rPr>
        <w:t>10</w:t>
      </w:r>
      <w:r>
        <w:rPr>
          <w:rFonts w:ascii="Times New Roman" w:eastAsia="宋体" w:hAnsi="Times New Roman" w:cs="Times New Roman" w:hint="eastAsia"/>
          <w:szCs w:val="21"/>
        </w:rPr>
        <w:t>组不同尺寸规格的耳片衬套组合测试的最大拉拔力，并将其与仿真结果进行对比，</w:t>
      </w:r>
      <w:r w:rsidR="00641EA4">
        <w:rPr>
          <w:rFonts w:ascii="Times New Roman" w:eastAsia="宋体" w:hAnsi="Times New Roman" w:cs="Times New Roman" w:hint="eastAsia"/>
          <w:szCs w:val="21"/>
        </w:rPr>
        <w:t>不同衬套的关键结构尺寸如表</w:t>
      </w:r>
      <w:r w:rsidR="00641EA4">
        <w:rPr>
          <w:rFonts w:ascii="Times New Roman" w:eastAsia="宋体" w:hAnsi="Times New Roman" w:cs="Times New Roman" w:hint="eastAsia"/>
          <w:szCs w:val="21"/>
        </w:rPr>
        <w:t>2</w:t>
      </w:r>
      <w:r w:rsidR="00641EA4">
        <w:rPr>
          <w:rFonts w:ascii="Times New Roman" w:eastAsia="宋体" w:hAnsi="Times New Roman" w:cs="Times New Roman" w:hint="eastAsia"/>
          <w:szCs w:val="21"/>
        </w:rPr>
        <w:t>所示。测试与仿真</w:t>
      </w:r>
      <w:r>
        <w:rPr>
          <w:rFonts w:ascii="Times New Roman" w:eastAsia="宋体" w:hAnsi="Times New Roman" w:cs="Times New Roman" w:hint="eastAsia"/>
          <w:szCs w:val="21"/>
        </w:rPr>
        <w:t>结果如图</w:t>
      </w:r>
      <w:r>
        <w:rPr>
          <w:rFonts w:ascii="Times New Roman" w:eastAsia="宋体" w:hAnsi="Times New Roman" w:cs="Times New Roman" w:hint="eastAsia"/>
          <w:szCs w:val="21"/>
        </w:rPr>
        <w:t>5</w:t>
      </w:r>
      <w:r>
        <w:rPr>
          <w:rFonts w:ascii="Times New Roman" w:eastAsia="宋体" w:hAnsi="Times New Roman" w:cs="Times New Roman" w:hint="eastAsia"/>
          <w:szCs w:val="21"/>
        </w:rPr>
        <w:t>所示</w:t>
      </w:r>
      <w:r w:rsidR="00641EA4">
        <w:rPr>
          <w:rFonts w:ascii="Times New Roman" w:eastAsia="宋体" w:hAnsi="Times New Roman" w:cs="Times New Roman" w:hint="eastAsia"/>
          <w:szCs w:val="21"/>
        </w:rPr>
        <w:t>，</w:t>
      </w:r>
      <w:proofErr w:type="gramStart"/>
      <w:r>
        <w:rPr>
          <w:rFonts w:ascii="Times New Roman" w:eastAsia="宋体" w:hAnsi="Times New Roman" w:cs="Times New Roman" w:hint="eastAsia"/>
          <w:szCs w:val="21"/>
        </w:rPr>
        <w:t>仿真值</w:t>
      </w:r>
      <w:proofErr w:type="gramEnd"/>
      <w:r>
        <w:rPr>
          <w:rFonts w:ascii="Times New Roman" w:eastAsia="宋体" w:hAnsi="Times New Roman" w:cs="Times New Roman" w:hint="eastAsia"/>
          <w:szCs w:val="21"/>
        </w:rPr>
        <w:t>和测试值</w:t>
      </w:r>
      <w:r w:rsidR="00641EA4">
        <w:rPr>
          <w:rFonts w:ascii="Times New Roman" w:eastAsia="宋体" w:hAnsi="Times New Roman" w:cs="Times New Roman" w:hint="eastAsia"/>
          <w:szCs w:val="21"/>
        </w:rPr>
        <w:t>的</w:t>
      </w:r>
      <w:r w:rsidR="00CF3248">
        <w:rPr>
          <w:rFonts w:ascii="Times New Roman" w:eastAsia="宋体" w:hAnsi="Times New Roman" w:cs="Times New Roman" w:hint="eastAsia"/>
          <w:szCs w:val="21"/>
        </w:rPr>
        <w:t>误</w:t>
      </w:r>
      <w:r w:rsidR="00641EA4">
        <w:rPr>
          <w:rFonts w:ascii="Times New Roman" w:eastAsia="宋体" w:hAnsi="Times New Roman" w:cs="Times New Roman" w:hint="eastAsia"/>
          <w:szCs w:val="21"/>
        </w:rPr>
        <w:t>差平均值为</w:t>
      </w:r>
      <w:r w:rsidR="00641EA4">
        <w:rPr>
          <w:rFonts w:ascii="Times New Roman" w:eastAsia="宋体" w:hAnsi="Times New Roman" w:cs="Times New Roman" w:hint="eastAsia"/>
          <w:szCs w:val="21"/>
        </w:rPr>
        <w:t>12.2%</w:t>
      </w:r>
      <w:r>
        <w:rPr>
          <w:rFonts w:ascii="Times New Roman" w:eastAsia="宋体" w:hAnsi="Times New Roman" w:cs="Times New Roman" w:hint="eastAsia"/>
          <w:szCs w:val="21"/>
        </w:rPr>
        <w:t>，</w:t>
      </w:r>
      <w:r w:rsidR="00CF3248">
        <w:rPr>
          <w:rFonts w:ascii="Times New Roman" w:eastAsia="宋体" w:hAnsi="Times New Roman" w:cs="Times New Roman" w:hint="eastAsia"/>
          <w:szCs w:val="21"/>
        </w:rPr>
        <w:t>误差在允许范围之内，因而</w:t>
      </w:r>
      <w:r>
        <w:rPr>
          <w:rFonts w:ascii="Times New Roman" w:eastAsia="宋体" w:hAnsi="Times New Roman" w:cs="Times New Roman" w:hint="eastAsia"/>
          <w:szCs w:val="21"/>
        </w:rPr>
        <w:t>模型可靠性得以保证。</w:t>
      </w:r>
    </w:p>
    <w:p w14:paraId="69D2AD5E" w14:textId="77777777" w:rsidR="00641EA4" w:rsidRDefault="00641EA4" w:rsidP="00641EA4">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2B301A27" wp14:editId="6F681E03">
            <wp:extent cx="2303780" cy="1334135"/>
            <wp:effectExtent l="0" t="0" r="1270" b="0"/>
            <wp:docPr id="92107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560" name="图片 1"/>
                    <pic:cNvPicPr>
                      <a:picLocks noChangeAspect="1"/>
                    </pic:cNvPicPr>
                  </pic:nvPicPr>
                  <pic:blipFill>
                    <a:blip r:embed="rId11"/>
                    <a:stretch>
                      <a:fillRect/>
                    </a:stretch>
                  </pic:blipFill>
                  <pic:spPr>
                    <a:xfrm>
                      <a:off x="0" y="0"/>
                      <a:ext cx="2304000" cy="1334477"/>
                    </a:xfrm>
                    <a:prstGeom prst="rect">
                      <a:avLst/>
                    </a:prstGeom>
                  </pic:spPr>
                </pic:pic>
              </a:graphicData>
            </a:graphic>
          </wp:inline>
        </w:drawing>
      </w:r>
    </w:p>
    <w:p w14:paraId="5251E7A2" w14:textId="77777777" w:rsidR="00641EA4" w:rsidRDefault="00641EA4" w:rsidP="00641EA4">
      <w:pPr>
        <w:spacing w:line="276"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4</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芯棒拉拔过程及拉拔力读数</w:t>
      </w:r>
    </w:p>
    <w:p w14:paraId="00737EC3" w14:textId="77777777" w:rsidR="00641EA4" w:rsidRPr="00641EA4" w:rsidRDefault="00641EA4" w:rsidP="00641EA4">
      <w:pPr>
        <w:spacing w:line="276" w:lineRule="auto"/>
        <w:jc w:val="center"/>
        <w:rPr>
          <w:rFonts w:ascii="Times New Roman" w:eastAsia="宋体" w:hAnsi="Times New Roman" w:cs="Times New Roman"/>
          <w:szCs w:val="21"/>
        </w:rPr>
      </w:pPr>
    </w:p>
    <w:p w14:paraId="1E48F944" w14:textId="3EFEEAD9" w:rsidR="00641EA4" w:rsidRPr="00641EA4" w:rsidRDefault="00641EA4" w:rsidP="00641EA4">
      <w:pPr>
        <w:spacing w:line="276" w:lineRule="auto"/>
        <w:jc w:val="center"/>
        <w:rPr>
          <w:rFonts w:ascii="Times New Roman" w:eastAsia="宋体" w:hAnsi="Times New Roman" w:cs="Times New Roman"/>
          <w:sz w:val="18"/>
          <w:szCs w:val="18"/>
        </w:rPr>
      </w:pPr>
      <w:r w:rsidRPr="00641EA4">
        <w:rPr>
          <w:rFonts w:ascii="Times New Roman" w:eastAsia="宋体" w:hAnsi="Times New Roman" w:cs="Times New Roman" w:hint="eastAsia"/>
          <w:sz w:val="18"/>
          <w:szCs w:val="18"/>
        </w:rPr>
        <w:t>表</w:t>
      </w:r>
      <w:r w:rsidRPr="00641EA4">
        <w:rPr>
          <w:rFonts w:ascii="Times New Roman" w:eastAsia="宋体" w:hAnsi="Times New Roman" w:cs="Times New Roman" w:hint="eastAsia"/>
          <w:sz w:val="18"/>
          <w:szCs w:val="18"/>
        </w:rPr>
        <w:t xml:space="preserve">2 </w:t>
      </w:r>
      <w:r w:rsidRPr="00641EA4">
        <w:rPr>
          <w:rFonts w:ascii="Times New Roman" w:eastAsia="宋体" w:hAnsi="Times New Roman" w:cs="Times New Roman" w:hint="eastAsia"/>
          <w:sz w:val="18"/>
          <w:szCs w:val="18"/>
        </w:rPr>
        <w:t>芯棒拉拔力测试中压合衬套的关键尺寸</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096"/>
        <w:gridCol w:w="2109"/>
        <w:gridCol w:w="2098"/>
      </w:tblGrid>
      <w:tr w:rsidR="00641EA4" w14:paraId="74629C78" w14:textId="36D823B1" w:rsidTr="002D4A04">
        <w:trPr>
          <w:jc w:val="center"/>
        </w:trPr>
        <w:tc>
          <w:tcPr>
            <w:tcW w:w="1134" w:type="dxa"/>
            <w:tcBorders>
              <w:top w:val="single" w:sz="12" w:space="0" w:color="auto"/>
              <w:bottom w:val="single" w:sz="4" w:space="0" w:color="auto"/>
            </w:tcBorders>
          </w:tcPr>
          <w:p w14:paraId="123BF9AD" w14:textId="6A502BB5"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序号</w:t>
            </w:r>
          </w:p>
        </w:tc>
        <w:tc>
          <w:tcPr>
            <w:tcW w:w="2096" w:type="dxa"/>
            <w:tcBorders>
              <w:top w:val="single" w:sz="12" w:space="0" w:color="auto"/>
              <w:bottom w:val="single" w:sz="4" w:space="0" w:color="auto"/>
            </w:tcBorders>
          </w:tcPr>
          <w:p w14:paraId="21E622BD" w14:textId="402E7053"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衬套外径</w:t>
            </w:r>
            <w:r w:rsidR="002D4A04" w:rsidRPr="002D4A04">
              <w:rPr>
                <w:rFonts w:ascii="Times New Roman" w:eastAsia="宋体" w:hAnsi="Times New Roman" w:cs="Times New Roman" w:hint="eastAsia"/>
                <w:i/>
                <w:iCs/>
                <w:szCs w:val="21"/>
              </w:rPr>
              <w:t>D</w:t>
            </w:r>
            <w:r w:rsidR="002D4A04" w:rsidRPr="002D4A04">
              <w:rPr>
                <w:rFonts w:ascii="Times New Roman" w:eastAsia="宋体" w:hAnsi="Times New Roman" w:cs="Times New Roman" w:hint="eastAsia"/>
                <w:szCs w:val="21"/>
              </w:rPr>
              <w:t>/mm</w:t>
            </w:r>
          </w:p>
        </w:tc>
        <w:tc>
          <w:tcPr>
            <w:tcW w:w="2109" w:type="dxa"/>
            <w:tcBorders>
              <w:top w:val="single" w:sz="12" w:space="0" w:color="auto"/>
              <w:bottom w:val="single" w:sz="4" w:space="0" w:color="auto"/>
            </w:tcBorders>
          </w:tcPr>
          <w:p w14:paraId="14CF6BAE" w14:textId="737ABEA1"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衬套内径</w:t>
            </w:r>
            <w:r w:rsidR="002D4A04" w:rsidRPr="002D4A04">
              <w:rPr>
                <w:rFonts w:ascii="Times New Roman" w:eastAsia="宋体" w:hAnsi="Times New Roman" w:cs="Times New Roman" w:hint="eastAsia"/>
                <w:i/>
                <w:iCs/>
                <w:szCs w:val="21"/>
              </w:rPr>
              <w:t>d</w:t>
            </w:r>
            <w:r w:rsidR="002D4A04" w:rsidRPr="002D4A04">
              <w:rPr>
                <w:rFonts w:ascii="Times New Roman" w:eastAsia="宋体" w:hAnsi="Times New Roman" w:cs="Times New Roman" w:hint="eastAsia"/>
                <w:szCs w:val="21"/>
              </w:rPr>
              <w:t>/mm</w:t>
            </w:r>
          </w:p>
        </w:tc>
        <w:tc>
          <w:tcPr>
            <w:tcW w:w="2098" w:type="dxa"/>
            <w:tcBorders>
              <w:top w:val="single" w:sz="12" w:space="0" w:color="auto"/>
              <w:bottom w:val="single" w:sz="4" w:space="0" w:color="auto"/>
            </w:tcBorders>
          </w:tcPr>
          <w:p w14:paraId="1CDE18CA" w14:textId="46F01EC0"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高度</w:t>
            </w:r>
            <w:r w:rsidR="002D4A04" w:rsidRPr="002D4A04">
              <w:rPr>
                <w:rFonts w:ascii="Times New Roman" w:eastAsia="宋体" w:hAnsi="Times New Roman" w:cs="Times New Roman" w:hint="eastAsia"/>
                <w:i/>
                <w:iCs/>
                <w:szCs w:val="21"/>
              </w:rPr>
              <w:t>h</w:t>
            </w:r>
            <w:r w:rsidR="002D4A04" w:rsidRPr="002D4A04">
              <w:rPr>
                <w:rFonts w:ascii="Times New Roman" w:eastAsia="宋体" w:hAnsi="Times New Roman" w:cs="Times New Roman" w:hint="eastAsia"/>
                <w:szCs w:val="21"/>
              </w:rPr>
              <w:t>/mm</w:t>
            </w:r>
          </w:p>
        </w:tc>
      </w:tr>
      <w:tr w:rsidR="00641EA4" w14:paraId="228652E4" w14:textId="0F69CEE8" w:rsidTr="002D4A04">
        <w:trPr>
          <w:jc w:val="center"/>
        </w:trPr>
        <w:tc>
          <w:tcPr>
            <w:tcW w:w="1134" w:type="dxa"/>
            <w:tcBorders>
              <w:top w:val="single" w:sz="4" w:space="0" w:color="auto"/>
            </w:tcBorders>
          </w:tcPr>
          <w:p w14:paraId="06199285" w14:textId="2A8594E3"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2096" w:type="dxa"/>
            <w:tcBorders>
              <w:top w:val="single" w:sz="4" w:space="0" w:color="auto"/>
            </w:tcBorders>
          </w:tcPr>
          <w:p w14:paraId="1E16B396" w14:textId="240E28AC"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12.966</w:t>
            </w:r>
          </w:p>
        </w:tc>
        <w:tc>
          <w:tcPr>
            <w:tcW w:w="2109" w:type="dxa"/>
            <w:tcBorders>
              <w:top w:val="single" w:sz="4" w:space="0" w:color="auto"/>
            </w:tcBorders>
          </w:tcPr>
          <w:p w14:paraId="67F44EF7" w14:textId="3B841D3B"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9.36</w:t>
            </w:r>
          </w:p>
        </w:tc>
        <w:tc>
          <w:tcPr>
            <w:tcW w:w="2098" w:type="dxa"/>
            <w:tcBorders>
              <w:top w:val="single" w:sz="4" w:space="0" w:color="auto"/>
            </w:tcBorders>
          </w:tcPr>
          <w:p w14:paraId="693365BB" w14:textId="3BD35FDB"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9.85</w:t>
            </w:r>
          </w:p>
        </w:tc>
      </w:tr>
      <w:tr w:rsidR="00641EA4" w14:paraId="0C83CF23" w14:textId="73D2B3C3" w:rsidTr="002D4A04">
        <w:trPr>
          <w:jc w:val="center"/>
        </w:trPr>
        <w:tc>
          <w:tcPr>
            <w:tcW w:w="1134" w:type="dxa"/>
          </w:tcPr>
          <w:p w14:paraId="1626C3A8" w14:textId="58079A32"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p>
        </w:tc>
        <w:tc>
          <w:tcPr>
            <w:tcW w:w="2096" w:type="dxa"/>
          </w:tcPr>
          <w:p w14:paraId="682CBACD" w14:textId="1EC0BBF5"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17.966</w:t>
            </w:r>
          </w:p>
        </w:tc>
        <w:tc>
          <w:tcPr>
            <w:tcW w:w="2109" w:type="dxa"/>
          </w:tcPr>
          <w:p w14:paraId="17074236" w14:textId="3FA2D0A0"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12.798</w:t>
            </w:r>
          </w:p>
        </w:tc>
        <w:tc>
          <w:tcPr>
            <w:tcW w:w="2098" w:type="dxa"/>
          </w:tcPr>
          <w:p w14:paraId="75473134" w14:textId="37B9B35F"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14.02</w:t>
            </w:r>
          </w:p>
        </w:tc>
      </w:tr>
      <w:tr w:rsidR="00641EA4" w14:paraId="43659ABD" w14:textId="47379159" w:rsidTr="002D4A04">
        <w:trPr>
          <w:jc w:val="center"/>
        </w:trPr>
        <w:tc>
          <w:tcPr>
            <w:tcW w:w="1134" w:type="dxa"/>
          </w:tcPr>
          <w:p w14:paraId="37AE2A10" w14:textId="36B356D1"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p>
        </w:tc>
        <w:tc>
          <w:tcPr>
            <w:tcW w:w="2096" w:type="dxa"/>
          </w:tcPr>
          <w:p w14:paraId="2F907211" w14:textId="264B43D6"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21.959</w:t>
            </w:r>
          </w:p>
        </w:tc>
        <w:tc>
          <w:tcPr>
            <w:tcW w:w="2109" w:type="dxa"/>
          </w:tcPr>
          <w:p w14:paraId="5374D03D" w14:textId="50753BC0"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16.786</w:t>
            </w:r>
          </w:p>
        </w:tc>
        <w:tc>
          <w:tcPr>
            <w:tcW w:w="2098" w:type="dxa"/>
          </w:tcPr>
          <w:p w14:paraId="39CFEE1B" w14:textId="342E8327"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20.02</w:t>
            </w:r>
          </w:p>
        </w:tc>
      </w:tr>
      <w:tr w:rsidR="00641EA4" w14:paraId="4C609E23" w14:textId="77777777" w:rsidTr="002D4A04">
        <w:trPr>
          <w:jc w:val="center"/>
        </w:trPr>
        <w:tc>
          <w:tcPr>
            <w:tcW w:w="1134" w:type="dxa"/>
          </w:tcPr>
          <w:p w14:paraId="2EAC7E36" w14:textId="191663EC"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96" w:type="dxa"/>
          </w:tcPr>
          <w:p w14:paraId="2A72B37D" w14:textId="2D1D9AD5"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23.959</w:t>
            </w:r>
          </w:p>
        </w:tc>
        <w:tc>
          <w:tcPr>
            <w:tcW w:w="2109" w:type="dxa"/>
          </w:tcPr>
          <w:p w14:paraId="0D5C7C09" w14:textId="63EDA8D9"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18.74</w:t>
            </w:r>
          </w:p>
        </w:tc>
        <w:tc>
          <w:tcPr>
            <w:tcW w:w="2098" w:type="dxa"/>
          </w:tcPr>
          <w:p w14:paraId="300F0C89" w14:textId="31558FC9"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7.798</w:t>
            </w:r>
          </w:p>
        </w:tc>
      </w:tr>
      <w:tr w:rsidR="00641EA4" w14:paraId="2C08122D" w14:textId="77777777" w:rsidTr="002D4A04">
        <w:trPr>
          <w:jc w:val="center"/>
        </w:trPr>
        <w:tc>
          <w:tcPr>
            <w:tcW w:w="1134" w:type="dxa"/>
          </w:tcPr>
          <w:p w14:paraId="526C49B8" w14:textId="0B041FF7"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p>
        </w:tc>
        <w:tc>
          <w:tcPr>
            <w:tcW w:w="2096" w:type="dxa"/>
          </w:tcPr>
          <w:p w14:paraId="1F550B9C" w14:textId="129B52BF"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42.95</w:t>
            </w:r>
          </w:p>
        </w:tc>
        <w:tc>
          <w:tcPr>
            <w:tcW w:w="2109" w:type="dxa"/>
          </w:tcPr>
          <w:p w14:paraId="1CAB2B80" w14:textId="3E7D12F9"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36.481</w:t>
            </w:r>
          </w:p>
        </w:tc>
        <w:tc>
          <w:tcPr>
            <w:tcW w:w="2098" w:type="dxa"/>
          </w:tcPr>
          <w:p w14:paraId="6DB0A071" w14:textId="6220A5EA"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48.425</w:t>
            </w:r>
          </w:p>
        </w:tc>
      </w:tr>
      <w:tr w:rsidR="00641EA4" w14:paraId="4A5E8D77" w14:textId="77777777" w:rsidTr="002D4A04">
        <w:trPr>
          <w:jc w:val="center"/>
        </w:trPr>
        <w:tc>
          <w:tcPr>
            <w:tcW w:w="1134" w:type="dxa"/>
          </w:tcPr>
          <w:p w14:paraId="5D367ABF" w14:textId="384B084B"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96" w:type="dxa"/>
          </w:tcPr>
          <w:p w14:paraId="0E0FCED3" w14:textId="48F5F725"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46.95</w:t>
            </w:r>
          </w:p>
        </w:tc>
        <w:tc>
          <w:tcPr>
            <w:tcW w:w="2109" w:type="dxa"/>
          </w:tcPr>
          <w:p w14:paraId="0F7E3B8A" w14:textId="7D878967"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40.694</w:t>
            </w:r>
          </w:p>
        </w:tc>
        <w:tc>
          <w:tcPr>
            <w:tcW w:w="2098" w:type="dxa"/>
          </w:tcPr>
          <w:p w14:paraId="78BECA29" w14:textId="3C892680"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57.404</w:t>
            </w:r>
          </w:p>
        </w:tc>
      </w:tr>
      <w:tr w:rsidR="00641EA4" w14:paraId="3535822B" w14:textId="77777777" w:rsidTr="002D4A04">
        <w:trPr>
          <w:jc w:val="center"/>
        </w:trPr>
        <w:tc>
          <w:tcPr>
            <w:tcW w:w="1134" w:type="dxa"/>
          </w:tcPr>
          <w:p w14:paraId="0009B046" w14:textId="3189FC9D"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p>
        </w:tc>
        <w:tc>
          <w:tcPr>
            <w:tcW w:w="2096" w:type="dxa"/>
          </w:tcPr>
          <w:p w14:paraId="0EBC2182" w14:textId="21100B6B"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48.95</w:t>
            </w:r>
          </w:p>
        </w:tc>
        <w:tc>
          <w:tcPr>
            <w:tcW w:w="2109" w:type="dxa"/>
          </w:tcPr>
          <w:p w14:paraId="625E34EB" w14:textId="1E3E0330"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42.498</w:t>
            </w:r>
          </w:p>
        </w:tc>
        <w:tc>
          <w:tcPr>
            <w:tcW w:w="2098" w:type="dxa"/>
          </w:tcPr>
          <w:p w14:paraId="532107CF" w14:textId="5AE5CB0D"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58</w:t>
            </w:r>
          </w:p>
        </w:tc>
      </w:tr>
      <w:tr w:rsidR="00641EA4" w14:paraId="4A8E3CA4" w14:textId="77777777" w:rsidTr="002D4A04">
        <w:trPr>
          <w:jc w:val="center"/>
        </w:trPr>
        <w:tc>
          <w:tcPr>
            <w:tcW w:w="1134" w:type="dxa"/>
          </w:tcPr>
          <w:p w14:paraId="071AA024" w14:textId="15ACE4EF"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p>
        </w:tc>
        <w:tc>
          <w:tcPr>
            <w:tcW w:w="2096" w:type="dxa"/>
          </w:tcPr>
          <w:p w14:paraId="237E34F6" w14:textId="67C0E238"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14.966</w:t>
            </w:r>
          </w:p>
        </w:tc>
        <w:tc>
          <w:tcPr>
            <w:tcW w:w="2109" w:type="dxa"/>
          </w:tcPr>
          <w:p w14:paraId="3BC27777" w14:textId="76E8F29D"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11.475</w:t>
            </w:r>
          </w:p>
        </w:tc>
        <w:tc>
          <w:tcPr>
            <w:tcW w:w="2098" w:type="dxa"/>
          </w:tcPr>
          <w:p w14:paraId="2E6DEF9E" w14:textId="2ED237BC"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21.85</w:t>
            </w:r>
          </w:p>
        </w:tc>
      </w:tr>
      <w:tr w:rsidR="00641EA4" w14:paraId="6A6F1CAC" w14:textId="77777777" w:rsidTr="002D4A04">
        <w:trPr>
          <w:jc w:val="center"/>
        </w:trPr>
        <w:tc>
          <w:tcPr>
            <w:tcW w:w="1134" w:type="dxa"/>
          </w:tcPr>
          <w:p w14:paraId="0A170F70" w14:textId="24D76CC2"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p>
        </w:tc>
        <w:tc>
          <w:tcPr>
            <w:tcW w:w="2096" w:type="dxa"/>
          </w:tcPr>
          <w:p w14:paraId="31B7EB31" w14:textId="7E7D0D5E"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17.966</w:t>
            </w:r>
          </w:p>
        </w:tc>
        <w:tc>
          <w:tcPr>
            <w:tcW w:w="2109" w:type="dxa"/>
          </w:tcPr>
          <w:p w14:paraId="77C696C8" w14:textId="30DE2B4F"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12.811</w:t>
            </w:r>
          </w:p>
        </w:tc>
        <w:tc>
          <w:tcPr>
            <w:tcW w:w="2098" w:type="dxa"/>
          </w:tcPr>
          <w:p w14:paraId="18936AA6" w14:textId="3E1E1B32"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8.026</w:t>
            </w:r>
          </w:p>
        </w:tc>
      </w:tr>
      <w:tr w:rsidR="00641EA4" w14:paraId="5278D379" w14:textId="77777777" w:rsidTr="002D4A04">
        <w:trPr>
          <w:jc w:val="center"/>
        </w:trPr>
        <w:tc>
          <w:tcPr>
            <w:tcW w:w="1134" w:type="dxa"/>
          </w:tcPr>
          <w:p w14:paraId="14E20A8E" w14:textId="3AA3A67C" w:rsidR="00641EA4" w:rsidRDefault="00641EA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10</w:t>
            </w:r>
          </w:p>
        </w:tc>
        <w:tc>
          <w:tcPr>
            <w:tcW w:w="2096" w:type="dxa"/>
          </w:tcPr>
          <w:p w14:paraId="3EBBB723" w14:textId="26594407"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19.959</w:t>
            </w:r>
          </w:p>
        </w:tc>
        <w:tc>
          <w:tcPr>
            <w:tcW w:w="2109" w:type="dxa"/>
          </w:tcPr>
          <w:p w14:paraId="426D937B" w14:textId="6C2A5C9A"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15.414</w:t>
            </w:r>
          </w:p>
        </w:tc>
        <w:tc>
          <w:tcPr>
            <w:tcW w:w="2098" w:type="dxa"/>
          </w:tcPr>
          <w:p w14:paraId="00BFA064" w14:textId="093A12A3" w:rsidR="00641EA4" w:rsidRDefault="002D4A04" w:rsidP="00EC42AC">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14.85</w:t>
            </w:r>
          </w:p>
        </w:tc>
      </w:tr>
    </w:tbl>
    <w:p w14:paraId="0B61DF7A" w14:textId="62FE6031" w:rsidR="001B431B" w:rsidRDefault="00CF3248">
      <w:pPr>
        <w:spacing w:line="276" w:lineRule="auto"/>
        <w:jc w:val="center"/>
        <w:rPr>
          <w:rFonts w:ascii="Times New Roman" w:eastAsia="宋体" w:hAnsi="Times New Roman" w:cs="Times New Roman"/>
          <w:sz w:val="18"/>
          <w:szCs w:val="18"/>
        </w:rPr>
      </w:pPr>
      <w:r>
        <w:rPr>
          <w:rFonts w:ascii="Times New Roman" w:eastAsia="宋体" w:hAnsi="Times New Roman" w:cs="Times New Roman"/>
          <w:noProof/>
          <w:sz w:val="18"/>
          <w:szCs w:val="18"/>
        </w:rPr>
        <w:lastRenderedPageBreak/>
        <w:drawing>
          <wp:inline distT="0" distB="0" distL="0" distR="0" wp14:anchorId="425AC93C" wp14:editId="65173150">
            <wp:extent cx="2915638" cy="2232000"/>
            <wp:effectExtent l="0" t="0" r="0" b="0"/>
            <wp:docPr id="1684992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5638" cy="2232000"/>
                    </a:xfrm>
                    <a:prstGeom prst="rect">
                      <a:avLst/>
                    </a:prstGeom>
                    <a:noFill/>
                    <a:ln>
                      <a:noFill/>
                    </a:ln>
                  </pic:spPr>
                </pic:pic>
              </a:graphicData>
            </a:graphic>
          </wp:inline>
        </w:drawing>
      </w:r>
    </w:p>
    <w:p w14:paraId="44C70A69" w14:textId="0F0A0131" w:rsidR="001B431B" w:rsidRDefault="00000000">
      <w:pPr>
        <w:spacing w:line="276" w:lineRule="auto"/>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hint="eastAsia"/>
          <w:sz w:val="18"/>
          <w:szCs w:val="18"/>
        </w:rPr>
        <w:t xml:space="preserve">5 </w:t>
      </w:r>
      <w:commentRangeStart w:id="2"/>
      <w:r>
        <w:rPr>
          <w:rFonts w:ascii="Times New Roman" w:eastAsia="宋体" w:hAnsi="Times New Roman" w:cs="Times New Roman" w:hint="eastAsia"/>
          <w:sz w:val="18"/>
          <w:szCs w:val="18"/>
        </w:rPr>
        <w:t>芯棒拉拔力</w:t>
      </w:r>
      <w:proofErr w:type="gramStart"/>
      <w:r>
        <w:rPr>
          <w:rFonts w:ascii="Times New Roman" w:eastAsia="宋体" w:hAnsi="Times New Roman" w:cs="Times New Roman" w:hint="eastAsia"/>
          <w:sz w:val="18"/>
          <w:szCs w:val="18"/>
        </w:rPr>
        <w:t>仿真值</w:t>
      </w:r>
      <w:proofErr w:type="gramEnd"/>
      <w:r>
        <w:rPr>
          <w:rFonts w:ascii="Times New Roman" w:eastAsia="宋体" w:hAnsi="Times New Roman" w:cs="Times New Roman" w:hint="eastAsia"/>
          <w:sz w:val="18"/>
          <w:szCs w:val="18"/>
        </w:rPr>
        <w:t>与测试值</w:t>
      </w:r>
      <w:commentRangeEnd w:id="2"/>
      <w:r>
        <w:commentReference w:id="2"/>
      </w:r>
    </w:p>
    <w:p w14:paraId="1B05541A" w14:textId="77777777" w:rsidR="001B431B" w:rsidRDefault="00000000">
      <w:pPr>
        <w:spacing w:line="276" w:lineRule="auto"/>
        <w:rPr>
          <w:rFonts w:ascii="黑体" w:eastAsia="黑体" w:hAnsi="黑体"/>
          <w:sz w:val="24"/>
          <w:szCs w:val="24"/>
        </w:rPr>
      </w:pPr>
      <w:r>
        <w:rPr>
          <w:rFonts w:ascii="黑体" w:eastAsia="黑体" w:hAnsi="黑体" w:hint="eastAsia"/>
          <w:sz w:val="24"/>
          <w:szCs w:val="24"/>
        </w:rPr>
        <w:t>2冷挤压强化孔疲劳仿真</w:t>
      </w:r>
    </w:p>
    <w:p w14:paraId="36782504" w14:textId="20CEAA54" w:rsidR="001B431B" w:rsidRDefault="00000000">
      <w:pPr>
        <w:spacing w:line="276" w:lineRule="auto"/>
        <w:rPr>
          <w:rFonts w:ascii="Times New Roman" w:eastAsia="宋体" w:hAnsi="Times New Roman" w:cs="Times New Roman"/>
          <w:szCs w:val="21"/>
        </w:rPr>
      </w:pPr>
      <w:r>
        <w:rPr>
          <w:rFonts w:ascii="黑体" w:eastAsia="黑体" w:hAnsi="黑体" w:hint="eastAsia"/>
          <w:szCs w:val="21"/>
        </w:rPr>
        <w:t xml:space="preserve">    </w:t>
      </w:r>
      <w:r>
        <w:rPr>
          <w:rFonts w:ascii="Times New Roman" w:eastAsia="宋体" w:hAnsi="Times New Roman" w:cs="Times New Roman" w:hint="eastAsia"/>
          <w:szCs w:val="21"/>
        </w:rPr>
        <w:t>通过前两个分析步，可以得到耳片孔冷挤压强化后的残余应力场。接下来在孔冷挤压强化后的模型上新建一个分析步</w:t>
      </w:r>
      <w:r>
        <w:rPr>
          <w:rFonts w:ascii="Times New Roman" w:eastAsia="宋体" w:hAnsi="Times New Roman" w:cs="Times New Roman" w:hint="eastAsia"/>
          <w:szCs w:val="21"/>
        </w:rPr>
        <w:t>step-3</w:t>
      </w:r>
      <w:r>
        <w:rPr>
          <w:rFonts w:ascii="Times New Roman" w:eastAsia="宋体" w:hAnsi="Times New Roman" w:cs="Times New Roman" w:hint="eastAsia"/>
          <w:szCs w:val="21"/>
        </w:rPr>
        <w:t>，对带压合衬套的耳片</w:t>
      </w:r>
      <w:proofErr w:type="gramStart"/>
      <w:r>
        <w:rPr>
          <w:rFonts w:ascii="Times New Roman" w:eastAsia="宋体" w:hAnsi="Times New Roman" w:cs="Times New Roman" w:hint="eastAsia"/>
          <w:szCs w:val="21"/>
        </w:rPr>
        <w:t>孔进行</w:t>
      </w:r>
      <w:proofErr w:type="gramEnd"/>
      <w:r>
        <w:rPr>
          <w:rFonts w:ascii="Times New Roman" w:eastAsia="宋体" w:hAnsi="Times New Roman" w:cs="Times New Roman" w:hint="eastAsia"/>
          <w:szCs w:val="21"/>
        </w:rPr>
        <w:t>加载，加载面如图</w:t>
      </w:r>
      <w:r w:rsidR="00414BFD">
        <w:rPr>
          <w:rFonts w:ascii="Times New Roman" w:eastAsia="宋体" w:hAnsi="Times New Roman" w:cs="Times New Roman" w:hint="eastAsia"/>
          <w:szCs w:val="21"/>
        </w:rPr>
        <w:t>6</w:t>
      </w:r>
      <w:r>
        <w:rPr>
          <w:rFonts w:ascii="Times New Roman" w:eastAsia="宋体" w:hAnsi="Times New Roman" w:cs="Times New Roman" w:hint="eastAsia"/>
          <w:szCs w:val="21"/>
        </w:rPr>
        <w:t>所示。将</w:t>
      </w:r>
      <w:r>
        <w:rPr>
          <w:rFonts w:ascii="Times New Roman" w:eastAsia="宋体" w:hAnsi="Times New Roman" w:cs="Times New Roman" w:hint="eastAsia"/>
          <w:szCs w:val="21"/>
        </w:rPr>
        <w:t>step-2</w:t>
      </w:r>
      <w:r>
        <w:rPr>
          <w:rFonts w:ascii="Times New Roman" w:eastAsia="宋体" w:hAnsi="Times New Roman" w:cs="Times New Roman" w:hint="eastAsia"/>
          <w:szCs w:val="21"/>
        </w:rPr>
        <w:t>得到的结果文件导入</w:t>
      </w:r>
      <w:r>
        <w:rPr>
          <w:rFonts w:ascii="Times New Roman" w:eastAsia="宋体" w:hAnsi="Times New Roman" w:cs="Times New Roman" w:hint="eastAsia"/>
          <w:szCs w:val="21"/>
        </w:rPr>
        <w:t>fe-safe</w:t>
      </w:r>
      <w:r>
        <w:rPr>
          <w:rFonts w:ascii="Times New Roman" w:eastAsia="宋体" w:hAnsi="Times New Roman" w:cs="Times New Roman" w:hint="eastAsia"/>
          <w:szCs w:val="21"/>
        </w:rPr>
        <w:t>中作为疲劳仿真的残余应力及应变的数据集，</w:t>
      </w:r>
      <w:r>
        <w:rPr>
          <w:rFonts w:ascii="Times New Roman" w:eastAsia="宋体" w:hAnsi="Times New Roman" w:cs="Times New Roman" w:hint="eastAsia"/>
          <w:szCs w:val="21"/>
        </w:rPr>
        <w:t>step-3</w:t>
      </w:r>
      <w:r>
        <w:rPr>
          <w:rFonts w:ascii="Times New Roman" w:eastAsia="宋体" w:hAnsi="Times New Roman" w:cs="Times New Roman" w:hint="eastAsia"/>
          <w:szCs w:val="21"/>
        </w:rPr>
        <w:t>得到的结果文件作为恒幅载荷数据集。材料信息可以从</w:t>
      </w:r>
      <w:r>
        <w:rPr>
          <w:rFonts w:ascii="Times New Roman" w:eastAsia="宋体" w:hAnsi="Times New Roman" w:cs="Times New Roman" w:hint="eastAsia"/>
          <w:szCs w:val="21"/>
        </w:rPr>
        <w:t>fe-safe</w:t>
      </w:r>
      <w:r>
        <w:rPr>
          <w:rFonts w:ascii="Times New Roman" w:eastAsia="宋体" w:hAnsi="Times New Roman" w:cs="Times New Roman" w:hint="eastAsia"/>
          <w:szCs w:val="21"/>
        </w:rPr>
        <w:t>自带的外部材料数据库中得到，分别将衬套和耳片的材料属性设定为</w:t>
      </w:r>
      <w:r>
        <w:rPr>
          <w:rFonts w:ascii="Times New Roman" w:eastAsia="宋体" w:hAnsi="Times New Roman" w:cs="Times New Roman" w:hint="eastAsia"/>
          <w:szCs w:val="21"/>
        </w:rPr>
        <w:t>PH13-8Mo(H1050)</w:t>
      </w:r>
      <w:r>
        <w:rPr>
          <w:rFonts w:ascii="Times New Roman" w:eastAsia="宋体" w:hAnsi="Times New Roman" w:cs="Times New Roman" w:hint="eastAsia"/>
          <w:szCs w:val="21"/>
        </w:rPr>
        <w:t>和</w:t>
      </w:r>
      <w:r>
        <w:rPr>
          <w:rFonts w:ascii="Times New Roman" w:eastAsia="宋体" w:hAnsi="Times New Roman" w:cs="Times New Roman" w:hint="eastAsia"/>
          <w:szCs w:val="21"/>
        </w:rPr>
        <w:t>AL 7050-T7451</w:t>
      </w:r>
      <w:r>
        <w:rPr>
          <w:rFonts w:ascii="Times New Roman" w:eastAsia="宋体" w:hAnsi="Times New Roman" w:cs="Times New Roman" w:hint="eastAsia"/>
          <w:szCs w:val="21"/>
        </w:rPr>
        <w:t>，算法使用材料默认的</w:t>
      </w:r>
      <w:r>
        <w:rPr>
          <w:rFonts w:ascii="Times New Roman" w:eastAsia="宋体" w:hAnsi="Times New Roman" w:cs="Times New Roman" w:hint="eastAsia"/>
          <w:szCs w:val="21"/>
        </w:rPr>
        <w:t>Morrow</w:t>
      </w:r>
      <w:r>
        <w:rPr>
          <w:rFonts w:ascii="Times New Roman" w:eastAsia="宋体" w:hAnsi="Times New Roman" w:cs="Times New Roman" w:hint="eastAsia"/>
          <w:szCs w:val="21"/>
        </w:rPr>
        <w:t>算法，生成对应的</w:t>
      </w:r>
      <w:r>
        <w:rPr>
          <w:rFonts w:ascii="Times New Roman" w:eastAsia="宋体" w:hAnsi="Times New Roman" w:cs="Times New Roman" w:hint="eastAsia"/>
          <w:szCs w:val="21"/>
        </w:rPr>
        <w:t>S-N</w:t>
      </w:r>
      <w:r>
        <w:rPr>
          <w:rFonts w:ascii="Times New Roman" w:eastAsia="宋体" w:hAnsi="Times New Roman" w:cs="Times New Roman" w:hint="eastAsia"/>
          <w:szCs w:val="21"/>
        </w:rPr>
        <w:t>曲线。载荷应力比为</w:t>
      </w:r>
      <w:r>
        <w:rPr>
          <w:rFonts w:ascii="Times New Roman" w:eastAsia="宋体" w:hAnsi="Times New Roman" w:cs="Times New Roman" w:hint="eastAsia"/>
          <w:szCs w:val="21"/>
        </w:rPr>
        <w:t>0.1</w:t>
      </w:r>
      <w:r>
        <w:rPr>
          <w:rFonts w:ascii="Times New Roman" w:eastAsia="宋体" w:hAnsi="Times New Roman" w:cs="Times New Roman" w:hint="eastAsia"/>
          <w:szCs w:val="21"/>
        </w:rPr>
        <w:t>，频率为</w:t>
      </w:r>
      <w:r>
        <w:rPr>
          <w:rFonts w:ascii="Times New Roman" w:eastAsia="宋体" w:hAnsi="Times New Roman" w:cs="Times New Roman" w:hint="eastAsia"/>
          <w:szCs w:val="21"/>
        </w:rPr>
        <w:t>10Hz</w:t>
      </w:r>
      <w:r>
        <w:rPr>
          <w:rFonts w:ascii="Times New Roman" w:eastAsia="宋体" w:hAnsi="Times New Roman" w:cs="Times New Roman" w:hint="eastAsia"/>
          <w:szCs w:val="21"/>
        </w:rPr>
        <w:t>，波形为正弦曲线，如图</w:t>
      </w:r>
      <w:r w:rsidR="00414BFD">
        <w:rPr>
          <w:rFonts w:ascii="Times New Roman" w:eastAsia="宋体" w:hAnsi="Times New Roman" w:cs="Times New Roman" w:hint="eastAsia"/>
          <w:szCs w:val="21"/>
        </w:rPr>
        <w:t>7</w:t>
      </w:r>
      <w:r>
        <w:rPr>
          <w:rFonts w:ascii="Times New Roman" w:eastAsia="宋体" w:hAnsi="Times New Roman" w:cs="Times New Roman" w:hint="eastAsia"/>
          <w:szCs w:val="21"/>
        </w:rPr>
        <w:t>所示，在载荷设定模块中改变</w:t>
      </w:r>
      <w:r>
        <w:rPr>
          <w:rFonts w:ascii="Times New Roman" w:eastAsia="宋体" w:hAnsi="Times New Roman" w:cs="Times New Roman" w:hint="eastAsia"/>
          <w:szCs w:val="21"/>
        </w:rPr>
        <w:t>scale</w:t>
      </w:r>
      <w:r>
        <w:rPr>
          <w:rFonts w:ascii="Times New Roman" w:eastAsia="宋体" w:hAnsi="Times New Roman" w:cs="Times New Roman" w:hint="eastAsia"/>
          <w:szCs w:val="21"/>
        </w:rPr>
        <w:t>值即可调整最大载荷。</w:t>
      </w:r>
    </w:p>
    <w:p w14:paraId="3A30CD71"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D4D1BB2" wp14:editId="122C8310">
            <wp:extent cx="1412240" cy="2167255"/>
            <wp:effectExtent l="0" t="0" r="0" b="4445"/>
            <wp:docPr id="43439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95513" name="图片 1"/>
                    <pic:cNvPicPr>
                      <a:picLocks noChangeAspect="1"/>
                    </pic:cNvPicPr>
                  </pic:nvPicPr>
                  <pic:blipFill>
                    <a:blip r:embed="rId13"/>
                    <a:stretch>
                      <a:fillRect/>
                    </a:stretch>
                  </pic:blipFill>
                  <pic:spPr>
                    <a:xfrm>
                      <a:off x="0" y="0"/>
                      <a:ext cx="1422251" cy="2182463"/>
                    </a:xfrm>
                    <a:prstGeom prst="rect">
                      <a:avLst/>
                    </a:prstGeom>
                  </pic:spPr>
                </pic:pic>
              </a:graphicData>
            </a:graphic>
          </wp:inline>
        </w:drawing>
      </w:r>
    </w:p>
    <w:p w14:paraId="7D462A5C" w14:textId="7B1DC36D" w:rsidR="001B431B" w:rsidRDefault="00000000">
      <w:pPr>
        <w:spacing w:line="276"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sidR="00414BFD">
        <w:rPr>
          <w:rFonts w:ascii="Times New Roman" w:eastAsia="宋体" w:hAnsi="Times New Roman" w:cs="Times New Roman" w:hint="eastAsia"/>
          <w:sz w:val="18"/>
          <w:szCs w:val="18"/>
        </w:rPr>
        <w:t xml:space="preserve">6 </w:t>
      </w:r>
      <w:r>
        <w:rPr>
          <w:rFonts w:ascii="Times New Roman" w:eastAsia="宋体" w:hAnsi="Times New Roman" w:cs="Times New Roman" w:hint="eastAsia"/>
          <w:sz w:val="18"/>
          <w:szCs w:val="18"/>
        </w:rPr>
        <w:t>耳片疲劳加载示意图</w:t>
      </w:r>
    </w:p>
    <w:p w14:paraId="07D4021D" w14:textId="77777777" w:rsidR="001B431B" w:rsidRDefault="00000000">
      <w:pPr>
        <w:spacing w:line="276" w:lineRule="auto"/>
        <w:jc w:val="center"/>
        <w:rPr>
          <w:rFonts w:ascii="Times New Roman" w:eastAsia="宋体" w:hAnsi="Times New Roman" w:cs="Times New Roman"/>
          <w:sz w:val="18"/>
          <w:szCs w:val="18"/>
        </w:rPr>
      </w:pPr>
      <w:r>
        <w:rPr>
          <w:rFonts w:ascii="Times New Roman" w:eastAsia="宋体" w:hAnsi="Times New Roman" w:cs="Times New Roman"/>
          <w:noProof/>
          <w:sz w:val="18"/>
          <w:szCs w:val="18"/>
        </w:rPr>
        <w:drawing>
          <wp:inline distT="0" distB="0" distL="0" distR="0" wp14:anchorId="50ACB8FB" wp14:editId="0D41498E">
            <wp:extent cx="1798955" cy="1937385"/>
            <wp:effectExtent l="0" t="0" r="0" b="5715"/>
            <wp:docPr id="1379009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9263" name="图片 1"/>
                    <pic:cNvPicPr>
                      <a:picLocks noChangeAspect="1"/>
                    </pic:cNvPicPr>
                  </pic:nvPicPr>
                  <pic:blipFill>
                    <a:blip r:embed="rId14"/>
                    <a:stretch>
                      <a:fillRect/>
                    </a:stretch>
                  </pic:blipFill>
                  <pic:spPr>
                    <a:xfrm>
                      <a:off x="0" y="0"/>
                      <a:ext cx="1809375" cy="1948284"/>
                    </a:xfrm>
                    <a:prstGeom prst="rect">
                      <a:avLst/>
                    </a:prstGeom>
                  </pic:spPr>
                </pic:pic>
              </a:graphicData>
            </a:graphic>
          </wp:inline>
        </w:drawing>
      </w:r>
    </w:p>
    <w:p w14:paraId="6B61BB38" w14:textId="6C0C3127" w:rsidR="001B431B" w:rsidRDefault="00000000">
      <w:pPr>
        <w:spacing w:line="276"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lastRenderedPageBreak/>
        <w:t>图</w:t>
      </w:r>
      <w:r w:rsidR="00414BFD">
        <w:rPr>
          <w:rFonts w:ascii="Times New Roman" w:eastAsia="宋体" w:hAnsi="Times New Roman" w:cs="Times New Roman" w:hint="eastAsia"/>
          <w:sz w:val="18"/>
          <w:szCs w:val="18"/>
        </w:rPr>
        <w:t>7</w:t>
      </w:r>
      <w:r>
        <w:rPr>
          <w:rFonts w:ascii="Times New Roman" w:eastAsia="宋体" w:hAnsi="Times New Roman" w:cs="Times New Roman"/>
          <w:sz w:val="18"/>
          <w:szCs w:val="18"/>
        </w:rPr>
        <w:t xml:space="preserve"> </w:t>
      </w:r>
      <w:proofErr w:type="gramStart"/>
      <w:r>
        <w:rPr>
          <w:rFonts w:ascii="Times New Roman" w:eastAsia="宋体" w:hAnsi="Times New Roman" w:cs="Times New Roman" w:hint="eastAsia"/>
          <w:sz w:val="18"/>
          <w:szCs w:val="18"/>
        </w:rPr>
        <w:t>恒幅循环载荷</w:t>
      </w:r>
      <w:proofErr w:type="gramEnd"/>
      <w:r>
        <w:rPr>
          <w:rFonts w:ascii="Times New Roman" w:eastAsia="宋体" w:hAnsi="Times New Roman" w:cs="Times New Roman" w:hint="eastAsia"/>
          <w:sz w:val="18"/>
          <w:szCs w:val="18"/>
        </w:rPr>
        <w:t>波形图</w:t>
      </w:r>
    </w:p>
    <w:p w14:paraId="1F584563" w14:textId="77777777" w:rsidR="001B431B" w:rsidRDefault="00000000">
      <w:pPr>
        <w:spacing w:line="276" w:lineRule="auto"/>
        <w:rPr>
          <w:rFonts w:ascii="黑体" w:eastAsia="黑体" w:hAnsi="黑体"/>
          <w:sz w:val="24"/>
          <w:szCs w:val="24"/>
        </w:rPr>
      </w:pPr>
      <w:r>
        <w:rPr>
          <w:rFonts w:ascii="黑体" w:eastAsia="黑体" w:hAnsi="黑体" w:hint="eastAsia"/>
          <w:sz w:val="24"/>
          <w:szCs w:val="24"/>
        </w:rPr>
        <w:t>3仿真结果与讨论</w:t>
      </w:r>
    </w:p>
    <w:p w14:paraId="186AAC20" w14:textId="7D17771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本文主要探究芯棒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圆弧半径、衬套铰孔量和孔与衬套安装间隙三种工艺参数对孔强化效果的影响。</w:t>
      </w:r>
    </w:p>
    <w:p w14:paraId="4F5A1433" w14:textId="77777777" w:rsidR="001B431B" w:rsidRDefault="00000000">
      <w:pPr>
        <w:spacing w:line="276" w:lineRule="auto"/>
        <w:rPr>
          <w:rFonts w:ascii="黑体" w:eastAsia="黑体" w:hAnsi="黑体"/>
          <w:szCs w:val="21"/>
        </w:rPr>
      </w:pPr>
      <w:r>
        <w:rPr>
          <w:rFonts w:ascii="黑体" w:eastAsia="黑体" w:hAnsi="黑体" w:hint="eastAsia"/>
          <w:szCs w:val="21"/>
        </w:rPr>
        <w:t>3.1残余应力分析</w:t>
      </w:r>
    </w:p>
    <w:p w14:paraId="4DC5DACB" w14:textId="10DA1736"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由于疲劳载荷的方向</w:t>
      </w:r>
      <w:proofErr w:type="gramStart"/>
      <w:r>
        <w:rPr>
          <w:rFonts w:ascii="Times New Roman" w:eastAsia="宋体" w:hAnsi="Times New Roman" w:cs="Times New Roman" w:hint="eastAsia"/>
          <w:szCs w:val="21"/>
        </w:rPr>
        <w:t>是沿耳片长</w:t>
      </w:r>
      <w:proofErr w:type="gramEnd"/>
      <w:r>
        <w:rPr>
          <w:rFonts w:ascii="Times New Roman" w:eastAsia="宋体" w:hAnsi="Times New Roman" w:cs="Times New Roman" w:hint="eastAsia"/>
          <w:szCs w:val="21"/>
        </w:rPr>
        <w:t>边即</w:t>
      </w:r>
      <w:r>
        <w:rPr>
          <w:rFonts w:ascii="Times New Roman" w:eastAsia="宋体" w:hAnsi="Times New Roman" w:cs="Times New Roman" w:hint="eastAsia"/>
          <w:szCs w:val="21"/>
        </w:rPr>
        <w:t>Z</w:t>
      </w:r>
      <w:r>
        <w:rPr>
          <w:rFonts w:ascii="Times New Roman" w:eastAsia="宋体" w:hAnsi="Times New Roman" w:cs="Times New Roman" w:hint="eastAsia"/>
          <w:szCs w:val="21"/>
        </w:rPr>
        <w:t>方向，耳片的危险截面应为垂直于载荷方向的最小截面，如图</w:t>
      </w:r>
      <w:r w:rsidR="00414BFD">
        <w:rPr>
          <w:rFonts w:ascii="Times New Roman" w:eastAsia="宋体" w:hAnsi="Times New Roman" w:cs="Times New Roman" w:hint="eastAsia"/>
          <w:szCs w:val="21"/>
        </w:rPr>
        <w:t>8</w:t>
      </w:r>
      <w:r>
        <w:rPr>
          <w:rFonts w:ascii="Times New Roman" w:eastAsia="宋体" w:hAnsi="Times New Roman" w:cs="Times New Roman" w:hint="eastAsia"/>
          <w:szCs w:val="21"/>
        </w:rPr>
        <w:t>所示。对疲劳寿命影响最大的是切向残余应力</w:t>
      </w:r>
      <w:r>
        <w:rPr>
          <w:rFonts w:ascii="Times New Roman" w:eastAsia="宋体" w:hAnsi="Times New Roman" w:cs="Times New Roman" w:hint="eastAsia"/>
          <w:szCs w:val="21"/>
        </w:rPr>
        <w:t>S</w:t>
      </w:r>
      <w:r>
        <w:rPr>
          <w:rFonts w:ascii="Times New Roman" w:eastAsia="宋体" w:hAnsi="Times New Roman" w:cs="Times New Roman" w:hint="eastAsia"/>
          <w:szCs w:val="21"/>
          <w:vertAlign w:val="subscript"/>
        </w:rPr>
        <w:t>33</w:t>
      </w:r>
      <w:r>
        <w:rPr>
          <w:rFonts w:ascii="Times New Roman" w:eastAsia="宋体" w:hAnsi="Times New Roman" w:cs="Times New Roman" w:hint="eastAsia"/>
          <w:szCs w:val="21"/>
        </w:rPr>
        <w:t>，因此主要讨论</w:t>
      </w:r>
      <w:r>
        <w:rPr>
          <w:rFonts w:ascii="Times New Roman" w:eastAsia="宋体" w:hAnsi="Times New Roman" w:cs="Times New Roman" w:hint="eastAsia"/>
          <w:szCs w:val="21"/>
        </w:rPr>
        <w:t>S</w:t>
      </w:r>
      <w:r>
        <w:rPr>
          <w:rFonts w:ascii="Times New Roman" w:eastAsia="宋体" w:hAnsi="Times New Roman" w:cs="Times New Roman" w:hint="eastAsia"/>
          <w:szCs w:val="21"/>
          <w:vertAlign w:val="subscript"/>
        </w:rPr>
        <w:t>33</w:t>
      </w:r>
      <w:r>
        <w:rPr>
          <w:rFonts w:ascii="Times New Roman" w:eastAsia="宋体" w:hAnsi="Times New Roman" w:cs="Times New Roman" w:hint="eastAsia"/>
          <w:szCs w:val="21"/>
        </w:rPr>
        <w:t>的大小以及分布状况。</w:t>
      </w:r>
      <w:proofErr w:type="gramStart"/>
      <w:r>
        <w:rPr>
          <w:rFonts w:ascii="Times New Roman" w:eastAsia="宋体" w:hAnsi="Times New Roman" w:cs="Times New Roman" w:hint="eastAsia"/>
          <w:szCs w:val="21"/>
        </w:rPr>
        <w:t>耳片沿厚度</w:t>
      </w:r>
      <w:proofErr w:type="gramEnd"/>
      <w:r>
        <w:rPr>
          <w:rFonts w:ascii="Times New Roman" w:eastAsia="宋体" w:hAnsi="Times New Roman" w:cs="Times New Roman" w:hint="eastAsia"/>
          <w:szCs w:val="21"/>
        </w:rPr>
        <w:t>方向上的不同端面上的残余应力分布有着显著差异，本文针对耳片的挤入端、中间端和挤出端三个面上的残余应力进行研究探讨。</w:t>
      </w:r>
    </w:p>
    <w:p w14:paraId="3A6777A9"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1CAF944B" wp14:editId="16D8D492">
            <wp:extent cx="3547745" cy="1330960"/>
            <wp:effectExtent l="0" t="0" r="0" b="2540"/>
            <wp:docPr id="104457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266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571519" cy="1339750"/>
                    </a:xfrm>
                    <a:prstGeom prst="rect">
                      <a:avLst/>
                    </a:prstGeom>
                    <a:noFill/>
                    <a:ln>
                      <a:noFill/>
                    </a:ln>
                  </pic:spPr>
                </pic:pic>
              </a:graphicData>
            </a:graphic>
          </wp:inline>
        </w:drawing>
      </w:r>
    </w:p>
    <w:p w14:paraId="2E666709" w14:textId="0F9BA84D"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sz w:val="18"/>
          <w:szCs w:val="18"/>
        </w:rPr>
        <w:t>图</w:t>
      </w:r>
      <w:r w:rsidR="00414BFD" w:rsidRPr="006D355A">
        <w:rPr>
          <w:rFonts w:ascii="Times New Roman" w:eastAsia="宋体" w:hAnsi="Times New Roman" w:cs="Times New Roman" w:hint="eastAsia"/>
          <w:sz w:val="18"/>
          <w:szCs w:val="18"/>
        </w:rPr>
        <w:t xml:space="preserve">8 </w:t>
      </w:r>
      <w:r w:rsidRPr="006D355A">
        <w:rPr>
          <w:rFonts w:ascii="Times New Roman" w:eastAsia="宋体" w:hAnsi="Times New Roman" w:cs="Times New Roman" w:hint="eastAsia"/>
          <w:sz w:val="18"/>
          <w:szCs w:val="18"/>
        </w:rPr>
        <w:t>危险截面上的残余应力分布</w:t>
      </w:r>
    </w:p>
    <w:p w14:paraId="298B998A" w14:textId="33D37E2F"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3.1.1</w:t>
      </w:r>
      <w:r>
        <w:rPr>
          <w:rFonts w:ascii="Times New Roman" w:eastAsia="宋体" w:hAnsi="Times New Roman" w:cs="Times New Roman" w:hint="eastAsia"/>
          <w:szCs w:val="21"/>
        </w:rPr>
        <w:t>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圆弧半径对残余应力的影响</w:t>
      </w:r>
    </w:p>
    <w:p w14:paraId="6B8E11BB" w14:textId="6D82C33D"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合适的芯棒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圆弧半径可以降低芯棒工作段两端的应力集中，使残余应力分布更加均匀，减少裂纹的产生，有助于降低材料的应力集中导致断裂的风险。</w:t>
      </w:r>
      <w:r w:rsidR="006D355A">
        <w:rPr>
          <w:rFonts w:ascii="Times New Roman" w:eastAsia="宋体" w:hAnsi="Times New Roman" w:cs="Times New Roman" w:hint="eastAsia"/>
          <w:szCs w:val="21"/>
        </w:rPr>
        <w:t>图</w:t>
      </w:r>
      <w:r w:rsidR="006D355A">
        <w:rPr>
          <w:rFonts w:ascii="Times New Roman" w:eastAsia="宋体" w:hAnsi="Times New Roman" w:cs="Times New Roman" w:hint="eastAsia"/>
          <w:szCs w:val="21"/>
        </w:rPr>
        <w:t>9</w:t>
      </w:r>
      <w:r w:rsidR="006D355A">
        <w:rPr>
          <w:rFonts w:ascii="Times New Roman" w:eastAsia="宋体" w:hAnsi="Times New Roman" w:cs="Times New Roman" w:hint="eastAsia"/>
          <w:szCs w:val="21"/>
        </w:rPr>
        <w:t>为芯棒结构图，其中导入过渡圆弧和退出过渡圆弧半径大小默认一致，统称过渡圆弧半径。</w:t>
      </w:r>
      <w:r>
        <w:rPr>
          <w:rFonts w:ascii="Times New Roman" w:eastAsia="宋体" w:hAnsi="Times New Roman" w:cs="Times New Roman" w:hint="eastAsia"/>
          <w:szCs w:val="21"/>
        </w:rPr>
        <w:t>图</w:t>
      </w:r>
      <w:r w:rsidR="006D355A">
        <w:rPr>
          <w:rFonts w:ascii="Times New Roman" w:eastAsia="宋体" w:hAnsi="Times New Roman" w:cs="Times New Roman" w:hint="eastAsia"/>
          <w:szCs w:val="21"/>
        </w:rPr>
        <w:t>10</w:t>
      </w:r>
      <w:r>
        <w:rPr>
          <w:rFonts w:ascii="Times New Roman" w:eastAsia="宋体" w:hAnsi="Times New Roman" w:cs="Times New Roman" w:hint="eastAsia"/>
          <w:szCs w:val="21"/>
        </w:rPr>
        <w:t>展示了芯棒不同</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w:t>
      </w:r>
      <w:r>
        <w:rPr>
          <w:rFonts w:ascii="Times New Roman" w:eastAsia="宋体" w:hAnsi="Times New Roman" w:cs="Times New Roman" w:hint="eastAsia"/>
          <w:szCs w:val="21"/>
        </w:rPr>
        <w:t>1mm</w:t>
      </w:r>
      <w:r>
        <w:rPr>
          <w:rFonts w:ascii="Times New Roman" w:eastAsia="宋体" w:hAnsi="Times New Roman" w:cs="Times New Roman" w:hint="eastAsia"/>
          <w:szCs w:val="21"/>
        </w:rPr>
        <w:t>、</w:t>
      </w:r>
      <w:r>
        <w:rPr>
          <w:rFonts w:ascii="Times New Roman" w:eastAsia="宋体" w:hAnsi="Times New Roman" w:cs="Times New Roman" w:hint="eastAsia"/>
          <w:szCs w:val="21"/>
        </w:rPr>
        <w:t>1.5mm</w:t>
      </w:r>
      <w:r>
        <w:rPr>
          <w:rFonts w:ascii="Times New Roman" w:eastAsia="宋体" w:hAnsi="Times New Roman" w:cs="Times New Roman" w:hint="eastAsia"/>
          <w:szCs w:val="21"/>
        </w:rPr>
        <w:t>、</w:t>
      </w:r>
      <w:r>
        <w:rPr>
          <w:rFonts w:ascii="Times New Roman" w:eastAsia="宋体" w:hAnsi="Times New Roman" w:cs="Times New Roman" w:hint="eastAsia"/>
          <w:szCs w:val="21"/>
        </w:rPr>
        <w:t>2mm</w:t>
      </w:r>
      <w:r>
        <w:rPr>
          <w:rFonts w:ascii="Times New Roman" w:eastAsia="宋体" w:hAnsi="Times New Roman" w:cs="Times New Roman" w:hint="eastAsia"/>
          <w:szCs w:val="21"/>
        </w:rPr>
        <w:t>、</w:t>
      </w:r>
      <w:r>
        <w:rPr>
          <w:rFonts w:ascii="Times New Roman" w:eastAsia="宋体" w:hAnsi="Times New Roman" w:cs="Times New Roman" w:hint="eastAsia"/>
          <w:szCs w:val="21"/>
        </w:rPr>
        <w:t>2.5mm</w:t>
      </w:r>
      <w:r>
        <w:rPr>
          <w:rFonts w:ascii="Times New Roman" w:eastAsia="宋体" w:hAnsi="Times New Roman" w:cs="Times New Roman" w:hint="eastAsia"/>
          <w:szCs w:val="21"/>
        </w:rPr>
        <w:t>和</w:t>
      </w:r>
      <w:r>
        <w:rPr>
          <w:rFonts w:ascii="Times New Roman" w:eastAsia="宋体" w:hAnsi="Times New Roman" w:cs="Times New Roman" w:hint="eastAsia"/>
          <w:szCs w:val="21"/>
        </w:rPr>
        <w:t>3mm</w:t>
      </w:r>
      <w:r>
        <w:rPr>
          <w:rFonts w:ascii="Times New Roman" w:eastAsia="宋体" w:hAnsi="Times New Roman" w:cs="Times New Roman" w:hint="eastAsia"/>
          <w:szCs w:val="21"/>
        </w:rPr>
        <w:t>）</w:t>
      </w:r>
      <w:proofErr w:type="gramStart"/>
      <w:r>
        <w:rPr>
          <w:rFonts w:ascii="Times New Roman" w:eastAsia="宋体" w:hAnsi="Times New Roman" w:cs="Times New Roman" w:hint="eastAsia"/>
          <w:szCs w:val="21"/>
        </w:rPr>
        <w:t>下耳片</w:t>
      </w:r>
      <w:proofErr w:type="gramEnd"/>
      <w:r>
        <w:rPr>
          <w:rFonts w:ascii="Times New Roman" w:eastAsia="宋体" w:hAnsi="Times New Roman" w:cs="Times New Roman" w:hint="eastAsia"/>
          <w:szCs w:val="21"/>
        </w:rPr>
        <w:t>挤入端、中间端和挤出端的三个危险截面上残余应力沿孔径方向上的变化情况。当芯棒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圆弧半径为</w:t>
      </w:r>
      <w:r>
        <w:rPr>
          <w:rFonts w:ascii="Times New Roman" w:eastAsia="宋体" w:hAnsi="Times New Roman" w:cs="Times New Roman" w:hint="eastAsia"/>
          <w:szCs w:val="21"/>
        </w:rPr>
        <w:t>1mm</w:t>
      </w:r>
      <w:r>
        <w:rPr>
          <w:rFonts w:ascii="Times New Roman" w:eastAsia="宋体" w:hAnsi="Times New Roman" w:cs="Times New Roman" w:hint="eastAsia"/>
          <w:szCs w:val="21"/>
        </w:rPr>
        <w:t>和</w:t>
      </w:r>
      <w:r>
        <w:rPr>
          <w:rFonts w:ascii="Times New Roman" w:eastAsia="宋体" w:hAnsi="Times New Roman" w:cs="Times New Roman" w:hint="eastAsia"/>
          <w:szCs w:val="21"/>
        </w:rPr>
        <w:t>1.5mm</w:t>
      </w:r>
      <w:r>
        <w:rPr>
          <w:rFonts w:ascii="Times New Roman" w:eastAsia="宋体" w:hAnsi="Times New Roman" w:cs="Times New Roman" w:hint="eastAsia"/>
          <w:szCs w:val="21"/>
        </w:rPr>
        <w:t>时，耳片冷挤压区域的最大残余压应力较小，即使在挤出端面上其最大值也不足</w:t>
      </w:r>
      <w:r>
        <w:rPr>
          <w:rFonts w:ascii="Times New Roman" w:eastAsia="宋体" w:hAnsi="Times New Roman" w:cs="Times New Roman" w:hint="eastAsia"/>
          <w:szCs w:val="21"/>
        </w:rPr>
        <w:t>200MPa</w:t>
      </w:r>
      <w:r>
        <w:rPr>
          <w:rFonts w:ascii="Times New Roman" w:eastAsia="宋体" w:hAnsi="Times New Roman" w:cs="Times New Roman" w:hint="eastAsia"/>
          <w:szCs w:val="21"/>
        </w:rPr>
        <w:t>，可知其挤压效果不理想；而当芯棒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圆弧半径达到</w:t>
      </w:r>
      <w:r>
        <w:rPr>
          <w:rFonts w:ascii="Times New Roman" w:eastAsia="宋体" w:hAnsi="Times New Roman" w:cs="Times New Roman" w:hint="eastAsia"/>
          <w:szCs w:val="21"/>
        </w:rPr>
        <w:t>2mm</w:t>
      </w:r>
      <w:r>
        <w:rPr>
          <w:rFonts w:ascii="Times New Roman" w:eastAsia="宋体" w:hAnsi="Times New Roman" w:cs="Times New Roman" w:hint="eastAsia"/>
          <w:szCs w:val="21"/>
        </w:rPr>
        <w:t>或</w:t>
      </w:r>
      <w:r>
        <w:rPr>
          <w:rFonts w:ascii="Times New Roman" w:eastAsia="宋体" w:hAnsi="Times New Roman" w:cs="Times New Roman" w:hint="eastAsia"/>
          <w:szCs w:val="21"/>
        </w:rPr>
        <w:t>2.5mm</w:t>
      </w:r>
      <w:r>
        <w:rPr>
          <w:rFonts w:ascii="Times New Roman" w:eastAsia="宋体" w:hAnsi="Times New Roman" w:cs="Times New Roman" w:hint="eastAsia"/>
          <w:szCs w:val="21"/>
        </w:rPr>
        <w:t>时，残余应力的大小和分布情况均有明显改善，最大残余压应力可达到</w:t>
      </w:r>
      <w:r>
        <w:rPr>
          <w:rFonts w:ascii="Times New Roman" w:eastAsia="宋体" w:hAnsi="Times New Roman" w:cs="Times New Roman" w:hint="eastAsia"/>
          <w:szCs w:val="21"/>
        </w:rPr>
        <w:t>450MPa</w:t>
      </w:r>
      <w:r>
        <w:rPr>
          <w:rFonts w:ascii="Times New Roman" w:eastAsia="宋体" w:hAnsi="Times New Roman" w:cs="Times New Roman" w:hint="eastAsia"/>
          <w:szCs w:val="21"/>
        </w:rPr>
        <w:t>左右；继续增大芯棒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圆弧半径至</w:t>
      </w:r>
      <w:r>
        <w:rPr>
          <w:rFonts w:ascii="Times New Roman" w:eastAsia="宋体" w:hAnsi="Times New Roman" w:cs="Times New Roman" w:hint="eastAsia"/>
          <w:szCs w:val="21"/>
        </w:rPr>
        <w:t>3mm</w:t>
      </w:r>
      <w:r>
        <w:rPr>
          <w:rFonts w:ascii="Times New Roman" w:eastAsia="宋体" w:hAnsi="Times New Roman" w:cs="Times New Roman" w:hint="eastAsia"/>
          <w:szCs w:val="21"/>
        </w:rPr>
        <w:t>时，残余压应力值则明显减小。</w:t>
      </w:r>
    </w:p>
    <w:p w14:paraId="693C1068" w14:textId="3B44320D" w:rsidR="006D355A" w:rsidRDefault="006D355A" w:rsidP="006D355A">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629DC82" wp14:editId="4C88EB54">
            <wp:extent cx="2945744" cy="2232000"/>
            <wp:effectExtent l="0" t="0" r="7620" b="0"/>
            <wp:docPr id="12338788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5744" cy="2232000"/>
                    </a:xfrm>
                    <a:prstGeom prst="rect">
                      <a:avLst/>
                    </a:prstGeom>
                    <a:noFill/>
                    <a:ln>
                      <a:noFill/>
                    </a:ln>
                  </pic:spPr>
                </pic:pic>
              </a:graphicData>
            </a:graphic>
          </wp:inline>
        </w:drawing>
      </w:r>
    </w:p>
    <w:p w14:paraId="3669288D" w14:textId="637C4C0F" w:rsidR="006D355A" w:rsidRPr="006D355A" w:rsidRDefault="006D355A" w:rsidP="006D355A">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图</w:t>
      </w:r>
      <w:r w:rsidRPr="006D355A">
        <w:rPr>
          <w:rFonts w:ascii="Times New Roman" w:eastAsia="宋体" w:hAnsi="Times New Roman" w:cs="Times New Roman" w:hint="eastAsia"/>
          <w:sz w:val="18"/>
          <w:szCs w:val="18"/>
        </w:rPr>
        <w:t xml:space="preserve">9 </w:t>
      </w:r>
      <w:r w:rsidRPr="006D355A">
        <w:rPr>
          <w:rFonts w:ascii="Times New Roman" w:eastAsia="宋体" w:hAnsi="Times New Roman" w:cs="Times New Roman" w:hint="eastAsia"/>
          <w:sz w:val="18"/>
          <w:szCs w:val="18"/>
        </w:rPr>
        <w:t>芯棒结构图</w:t>
      </w:r>
    </w:p>
    <w:p w14:paraId="115215C8"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175F97EB" wp14:editId="4953D2A9">
            <wp:extent cx="2915920" cy="2231390"/>
            <wp:effectExtent l="0" t="0" r="0" b="0"/>
            <wp:docPr id="2033143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43133"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916340" cy="2232000"/>
                    </a:xfrm>
                    <a:prstGeom prst="rect">
                      <a:avLst/>
                    </a:prstGeom>
                    <a:noFill/>
                    <a:ln>
                      <a:noFill/>
                    </a:ln>
                  </pic:spPr>
                </pic:pic>
              </a:graphicData>
            </a:graphic>
          </wp:inline>
        </w:drawing>
      </w:r>
    </w:p>
    <w:p w14:paraId="151A560D" w14:textId="7777777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(a)</w:t>
      </w:r>
      <w:r w:rsidRPr="006D355A">
        <w:rPr>
          <w:rFonts w:ascii="Times New Roman" w:eastAsia="宋体" w:hAnsi="Times New Roman" w:cs="Times New Roman" w:hint="eastAsia"/>
          <w:sz w:val="18"/>
          <w:szCs w:val="18"/>
        </w:rPr>
        <w:t>挤入端</w:t>
      </w:r>
    </w:p>
    <w:p w14:paraId="2E63F3A3"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2FC57164" wp14:editId="449BD48E">
            <wp:extent cx="2915920" cy="2231390"/>
            <wp:effectExtent l="0" t="0" r="0" b="0"/>
            <wp:docPr id="13348118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11844" name="图片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916340" cy="2232000"/>
                    </a:xfrm>
                    <a:prstGeom prst="rect">
                      <a:avLst/>
                    </a:prstGeom>
                    <a:noFill/>
                    <a:ln>
                      <a:noFill/>
                    </a:ln>
                  </pic:spPr>
                </pic:pic>
              </a:graphicData>
            </a:graphic>
          </wp:inline>
        </w:drawing>
      </w:r>
    </w:p>
    <w:p w14:paraId="4B866F8F" w14:textId="7777777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(b)</w:t>
      </w:r>
      <w:r w:rsidRPr="006D355A">
        <w:rPr>
          <w:rFonts w:ascii="Times New Roman" w:eastAsia="宋体" w:hAnsi="Times New Roman" w:cs="Times New Roman" w:hint="eastAsia"/>
          <w:sz w:val="18"/>
          <w:szCs w:val="18"/>
        </w:rPr>
        <w:t>中间端</w:t>
      </w:r>
    </w:p>
    <w:p w14:paraId="7F729564"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29363383" wp14:editId="1F62FFF5">
            <wp:extent cx="2915920" cy="2231390"/>
            <wp:effectExtent l="0" t="0" r="0" b="0"/>
            <wp:docPr id="19239984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98466"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916340" cy="2232000"/>
                    </a:xfrm>
                    <a:prstGeom prst="rect">
                      <a:avLst/>
                    </a:prstGeom>
                    <a:noFill/>
                    <a:ln>
                      <a:noFill/>
                    </a:ln>
                  </pic:spPr>
                </pic:pic>
              </a:graphicData>
            </a:graphic>
          </wp:inline>
        </w:drawing>
      </w:r>
    </w:p>
    <w:p w14:paraId="69DA125D" w14:textId="7777777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(c)</w:t>
      </w:r>
      <w:r w:rsidRPr="006D355A">
        <w:rPr>
          <w:rFonts w:ascii="Times New Roman" w:eastAsia="宋体" w:hAnsi="Times New Roman" w:cs="Times New Roman" w:hint="eastAsia"/>
          <w:sz w:val="18"/>
          <w:szCs w:val="18"/>
        </w:rPr>
        <w:t>挤出端</w:t>
      </w:r>
    </w:p>
    <w:p w14:paraId="6DFF6F7F" w14:textId="12B5DC9C"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图</w:t>
      </w:r>
      <w:r w:rsidR="006D355A" w:rsidRPr="006D355A">
        <w:rPr>
          <w:rFonts w:ascii="Times New Roman" w:eastAsia="宋体" w:hAnsi="Times New Roman" w:cs="Times New Roman" w:hint="eastAsia"/>
          <w:sz w:val="18"/>
          <w:szCs w:val="18"/>
        </w:rPr>
        <w:t>10</w:t>
      </w:r>
      <w:r w:rsidRPr="006D355A">
        <w:rPr>
          <w:rFonts w:ascii="Times New Roman" w:eastAsia="宋体" w:hAnsi="Times New Roman" w:cs="Times New Roman" w:hint="eastAsia"/>
          <w:sz w:val="18"/>
          <w:szCs w:val="18"/>
        </w:rPr>
        <w:t xml:space="preserve"> </w:t>
      </w:r>
      <w:r w:rsidRPr="006D355A">
        <w:rPr>
          <w:rFonts w:ascii="Times New Roman" w:eastAsia="宋体" w:hAnsi="Times New Roman" w:cs="Times New Roman" w:hint="eastAsia"/>
          <w:sz w:val="18"/>
          <w:szCs w:val="18"/>
        </w:rPr>
        <w:t>芯棒</w:t>
      </w:r>
      <w:r w:rsidR="00414BFD" w:rsidRPr="006D355A">
        <w:rPr>
          <w:rFonts w:ascii="Times New Roman" w:eastAsia="宋体" w:hAnsi="Times New Roman" w:cs="Times New Roman" w:hint="eastAsia"/>
          <w:sz w:val="18"/>
          <w:szCs w:val="18"/>
        </w:rPr>
        <w:t>过渡</w:t>
      </w:r>
      <w:r w:rsidRPr="006D355A">
        <w:rPr>
          <w:rFonts w:ascii="Times New Roman" w:eastAsia="宋体" w:hAnsi="Times New Roman" w:cs="Times New Roman" w:hint="eastAsia"/>
          <w:sz w:val="18"/>
          <w:szCs w:val="18"/>
        </w:rPr>
        <w:t>圆弧变化时耳片</w:t>
      </w:r>
      <w:proofErr w:type="gramStart"/>
      <w:r w:rsidRPr="006D355A">
        <w:rPr>
          <w:rFonts w:ascii="Times New Roman" w:eastAsia="宋体" w:hAnsi="Times New Roman" w:cs="Times New Roman" w:hint="eastAsia"/>
          <w:sz w:val="18"/>
          <w:szCs w:val="18"/>
        </w:rPr>
        <w:t>孔不同</w:t>
      </w:r>
      <w:proofErr w:type="gramEnd"/>
      <w:r w:rsidRPr="006D355A">
        <w:rPr>
          <w:rFonts w:ascii="Times New Roman" w:eastAsia="宋体" w:hAnsi="Times New Roman" w:cs="Times New Roman" w:hint="eastAsia"/>
          <w:sz w:val="18"/>
          <w:szCs w:val="18"/>
        </w:rPr>
        <w:t>横截面上的残余应力分布</w:t>
      </w:r>
    </w:p>
    <w:p w14:paraId="7B6542AF"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3.1.</w:t>
      </w:r>
      <w:r>
        <w:rPr>
          <w:rFonts w:ascii="Times New Roman" w:eastAsia="宋体" w:hAnsi="Times New Roman" w:cs="Times New Roman" w:hint="eastAsia"/>
          <w:szCs w:val="21"/>
        </w:rPr>
        <w:t>2</w:t>
      </w:r>
      <w:r>
        <w:rPr>
          <w:rFonts w:ascii="Times New Roman" w:eastAsia="宋体" w:hAnsi="Times New Roman" w:cs="Times New Roman" w:hint="eastAsia"/>
          <w:szCs w:val="21"/>
        </w:rPr>
        <w:t>压合衬套铰孔量对残余应力的影响</w:t>
      </w:r>
    </w:p>
    <w:p w14:paraId="76BC34F9" w14:textId="07A366E0" w:rsidR="001B431B" w:rsidRDefault="00000000">
      <w:pPr>
        <w:spacing w:line="276"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芯棒对耳片孔冷挤压完成后，</w:t>
      </w:r>
      <w:proofErr w:type="gramStart"/>
      <w:r>
        <w:rPr>
          <w:rFonts w:ascii="Times New Roman" w:eastAsia="宋体" w:hAnsi="Times New Roman" w:cs="Times New Roman" w:hint="eastAsia"/>
          <w:szCs w:val="21"/>
        </w:rPr>
        <w:t>须铰削衬套</w:t>
      </w:r>
      <w:proofErr w:type="gramEnd"/>
      <w:r>
        <w:rPr>
          <w:rFonts w:ascii="Times New Roman" w:eastAsia="宋体" w:hAnsi="Times New Roman" w:cs="Times New Roman" w:hint="eastAsia"/>
          <w:szCs w:val="21"/>
        </w:rPr>
        <w:t>内孔，这是因为冷挤压过程中可能引入内部缺陷，从而导致应力不均匀，</w:t>
      </w:r>
      <w:proofErr w:type="gramStart"/>
      <w:r>
        <w:rPr>
          <w:rFonts w:ascii="Times New Roman" w:eastAsia="宋体" w:hAnsi="Times New Roman" w:cs="Times New Roman" w:hint="eastAsia"/>
          <w:szCs w:val="21"/>
        </w:rPr>
        <w:t>终孔铰削不仅</w:t>
      </w:r>
      <w:proofErr w:type="gramEnd"/>
      <w:r>
        <w:rPr>
          <w:rFonts w:ascii="Times New Roman" w:eastAsia="宋体" w:hAnsi="Times New Roman" w:cs="Times New Roman" w:hint="eastAsia"/>
          <w:szCs w:val="21"/>
        </w:rPr>
        <w:t>可以</w:t>
      </w:r>
      <w:proofErr w:type="gramStart"/>
      <w:r>
        <w:rPr>
          <w:rFonts w:ascii="Times New Roman" w:eastAsia="宋体" w:hAnsi="Times New Roman" w:cs="Times New Roman" w:hint="eastAsia"/>
          <w:szCs w:val="21"/>
        </w:rPr>
        <w:t>控制终孔尺寸</w:t>
      </w:r>
      <w:proofErr w:type="gramEnd"/>
      <w:r>
        <w:rPr>
          <w:rFonts w:ascii="Times New Roman" w:eastAsia="宋体" w:hAnsi="Times New Roman" w:cs="Times New Roman" w:hint="eastAsia"/>
          <w:szCs w:val="21"/>
        </w:rPr>
        <w:t>，还能消除内部缺陷和应力不均</w:t>
      </w:r>
      <w:r>
        <w:rPr>
          <w:rFonts w:ascii="Times New Roman" w:eastAsia="宋体" w:hAnsi="Times New Roman" w:cs="Times New Roman" w:hint="eastAsia"/>
          <w:szCs w:val="21"/>
        </w:rPr>
        <w:lastRenderedPageBreak/>
        <w:t>匀性，降低断裂风险，提高力学性能。图</w:t>
      </w:r>
      <w:r w:rsidR="00414BFD">
        <w:rPr>
          <w:rFonts w:ascii="Times New Roman" w:eastAsia="宋体" w:hAnsi="Times New Roman" w:cs="Times New Roman" w:hint="eastAsia"/>
          <w:szCs w:val="21"/>
        </w:rPr>
        <w:t>1</w:t>
      </w:r>
      <w:r w:rsidR="006D355A">
        <w:rPr>
          <w:rFonts w:ascii="Times New Roman" w:eastAsia="宋体" w:hAnsi="Times New Roman" w:cs="Times New Roman" w:hint="eastAsia"/>
          <w:szCs w:val="21"/>
        </w:rPr>
        <w:t>1</w:t>
      </w:r>
      <w:r>
        <w:rPr>
          <w:rFonts w:ascii="Times New Roman" w:eastAsia="宋体" w:hAnsi="Times New Roman" w:cs="Times New Roman" w:hint="eastAsia"/>
          <w:szCs w:val="21"/>
        </w:rPr>
        <w:t>展示了不同铰孔量（</w:t>
      </w:r>
      <w:r>
        <w:rPr>
          <w:rFonts w:ascii="Times New Roman" w:eastAsia="宋体" w:hAnsi="Times New Roman" w:cs="Times New Roman" w:hint="eastAsia"/>
          <w:szCs w:val="21"/>
        </w:rPr>
        <w:t>0mm</w:t>
      </w:r>
      <w:r>
        <w:rPr>
          <w:rFonts w:ascii="Times New Roman" w:eastAsia="宋体" w:hAnsi="Times New Roman" w:cs="Times New Roman" w:hint="eastAsia"/>
          <w:szCs w:val="21"/>
        </w:rPr>
        <w:t>、</w:t>
      </w:r>
      <w:r>
        <w:rPr>
          <w:rFonts w:ascii="Times New Roman" w:eastAsia="宋体" w:hAnsi="Times New Roman" w:cs="Times New Roman" w:hint="eastAsia"/>
          <w:szCs w:val="21"/>
        </w:rPr>
        <w:t>0.2mm</w:t>
      </w:r>
      <w:r>
        <w:rPr>
          <w:rFonts w:ascii="Times New Roman" w:eastAsia="宋体" w:hAnsi="Times New Roman" w:cs="Times New Roman" w:hint="eastAsia"/>
          <w:szCs w:val="21"/>
        </w:rPr>
        <w:t>、</w:t>
      </w:r>
      <w:r>
        <w:rPr>
          <w:rFonts w:ascii="Times New Roman" w:eastAsia="宋体" w:hAnsi="Times New Roman" w:cs="Times New Roman" w:hint="eastAsia"/>
          <w:szCs w:val="21"/>
        </w:rPr>
        <w:t>0.4mm</w:t>
      </w:r>
      <w:r>
        <w:rPr>
          <w:rFonts w:ascii="Times New Roman" w:eastAsia="宋体" w:hAnsi="Times New Roman" w:cs="Times New Roman" w:hint="eastAsia"/>
          <w:szCs w:val="21"/>
        </w:rPr>
        <w:t>、</w:t>
      </w:r>
      <w:r>
        <w:rPr>
          <w:rFonts w:ascii="Times New Roman" w:eastAsia="宋体" w:hAnsi="Times New Roman" w:cs="Times New Roman" w:hint="eastAsia"/>
          <w:szCs w:val="21"/>
        </w:rPr>
        <w:t>0.8mm</w:t>
      </w:r>
      <w:r>
        <w:rPr>
          <w:rFonts w:ascii="Times New Roman" w:eastAsia="宋体" w:hAnsi="Times New Roman" w:cs="Times New Roman" w:hint="eastAsia"/>
          <w:szCs w:val="21"/>
        </w:rPr>
        <w:t>和</w:t>
      </w:r>
      <w:r>
        <w:rPr>
          <w:rFonts w:ascii="Times New Roman" w:eastAsia="宋体" w:hAnsi="Times New Roman" w:cs="Times New Roman" w:hint="eastAsia"/>
          <w:szCs w:val="21"/>
        </w:rPr>
        <w:t>1mm</w:t>
      </w:r>
      <w:r>
        <w:rPr>
          <w:rFonts w:ascii="Times New Roman" w:eastAsia="宋体" w:hAnsi="Times New Roman" w:cs="Times New Roman" w:hint="eastAsia"/>
          <w:szCs w:val="21"/>
        </w:rPr>
        <w:t>）</w:t>
      </w:r>
      <w:proofErr w:type="gramStart"/>
      <w:r>
        <w:rPr>
          <w:rFonts w:ascii="Times New Roman" w:eastAsia="宋体" w:hAnsi="Times New Roman" w:cs="Times New Roman" w:hint="eastAsia"/>
          <w:szCs w:val="21"/>
        </w:rPr>
        <w:t>下耳片</w:t>
      </w:r>
      <w:proofErr w:type="gramEnd"/>
      <w:r>
        <w:rPr>
          <w:rFonts w:ascii="Times New Roman" w:eastAsia="宋体" w:hAnsi="Times New Roman" w:cs="Times New Roman" w:hint="eastAsia"/>
          <w:szCs w:val="21"/>
        </w:rPr>
        <w:t>孔挤入端、中间端和挤出端的三个危险截面上残余应力沿孔径方向上的变化情况。可见在不同铰孔量下，孔附近的残余压应力大体都是呈先增大后减小的趋势，铰孔量为</w:t>
      </w:r>
      <w:r>
        <w:rPr>
          <w:rFonts w:ascii="Times New Roman" w:eastAsia="宋体" w:hAnsi="Times New Roman" w:cs="Times New Roman" w:hint="eastAsia"/>
          <w:szCs w:val="21"/>
        </w:rPr>
        <w:t>0mm</w:t>
      </w:r>
      <w:r>
        <w:rPr>
          <w:rFonts w:ascii="Times New Roman" w:eastAsia="宋体" w:hAnsi="Times New Roman" w:cs="Times New Roman" w:hint="eastAsia"/>
          <w:szCs w:val="21"/>
        </w:rPr>
        <w:t>即未铰孔的实验组，其残余应力场分布不佳；其余实验组铰孔量越大，残余压应力越大，分布范围越广。铰孔量为</w:t>
      </w:r>
      <w:r>
        <w:rPr>
          <w:rFonts w:ascii="Times New Roman" w:eastAsia="宋体" w:hAnsi="Times New Roman" w:cs="Times New Roman" w:hint="eastAsia"/>
          <w:szCs w:val="21"/>
        </w:rPr>
        <w:t>1mm</w:t>
      </w:r>
      <w:r>
        <w:rPr>
          <w:rFonts w:ascii="Times New Roman" w:eastAsia="宋体" w:hAnsi="Times New Roman" w:cs="Times New Roman" w:hint="eastAsia"/>
          <w:szCs w:val="21"/>
        </w:rPr>
        <w:t>时，引入的残余压应力达到最大，挤出端上的残余应力最大值在</w:t>
      </w:r>
      <w:r>
        <w:rPr>
          <w:rFonts w:ascii="Times New Roman" w:eastAsia="宋体" w:hAnsi="Times New Roman" w:cs="Times New Roman" w:hint="eastAsia"/>
          <w:szCs w:val="21"/>
        </w:rPr>
        <w:t>600MPa</w:t>
      </w:r>
      <w:r>
        <w:rPr>
          <w:rFonts w:ascii="Times New Roman" w:eastAsia="宋体" w:hAnsi="Times New Roman" w:cs="Times New Roman" w:hint="eastAsia"/>
          <w:szCs w:val="21"/>
        </w:rPr>
        <w:t>左右。此外在图</w:t>
      </w:r>
      <w:r w:rsidR="00414BFD">
        <w:rPr>
          <w:rFonts w:ascii="Times New Roman" w:eastAsia="宋体" w:hAnsi="Times New Roman" w:cs="Times New Roman" w:hint="eastAsia"/>
          <w:szCs w:val="21"/>
        </w:rPr>
        <w:t>1</w:t>
      </w:r>
      <w:r w:rsidR="006D355A">
        <w:rPr>
          <w:rFonts w:ascii="Times New Roman" w:eastAsia="宋体" w:hAnsi="Times New Roman" w:cs="Times New Roman" w:hint="eastAsia"/>
          <w:szCs w:val="21"/>
        </w:rPr>
        <w:t>1</w:t>
      </w:r>
      <w:r>
        <w:rPr>
          <w:rFonts w:ascii="Times New Roman" w:eastAsia="宋体" w:hAnsi="Times New Roman" w:cs="Times New Roman" w:hint="eastAsia"/>
          <w:szCs w:val="21"/>
        </w:rPr>
        <w:t>(b)</w:t>
      </w:r>
      <w:r>
        <w:rPr>
          <w:rFonts w:ascii="Times New Roman" w:eastAsia="宋体" w:hAnsi="Times New Roman" w:cs="Times New Roman" w:hint="eastAsia"/>
          <w:szCs w:val="21"/>
        </w:rPr>
        <w:t>和图</w:t>
      </w:r>
      <w:r w:rsidR="00414BFD">
        <w:rPr>
          <w:rFonts w:ascii="Times New Roman" w:eastAsia="宋体" w:hAnsi="Times New Roman" w:cs="Times New Roman" w:hint="eastAsia"/>
          <w:szCs w:val="21"/>
        </w:rPr>
        <w:t>1</w:t>
      </w:r>
      <w:r w:rsidR="006D355A">
        <w:rPr>
          <w:rFonts w:ascii="Times New Roman" w:eastAsia="宋体" w:hAnsi="Times New Roman" w:cs="Times New Roman" w:hint="eastAsia"/>
          <w:szCs w:val="21"/>
        </w:rPr>
        <w:t>1</w:t>
      </w:r>
      <w:r>
        <w:rPr>
          <w:rFonts w:ascii="Times New Roman" w:eastAsia="宋体" w:hAnsi="Times New Roman" w:cs="Times New Roman" w:hint="eastAsia"/>
          <w:szCs w:val="21"/>
        </w:rPr>
        <w:t>(c)</w:t>
      </w:r>
      <w:r>
        <w:rPr>
          <w:rFonts w:ascii="Times New Roman" w:eastAsia="宋体" w:hAnsi="Times New Roman" w:cs="Times New Roman" w:hint="eastAsia"/>
          <w:szCs w:val="21"/>
        </w:rPr>
        <w:t>中能看出，铰孔量越大，反向屈服现象的出现范围则越大。</w:t>
      </w:r>
    </w:p>
    <w:p w14:paraId="2D4928F9"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34022BE7" wp14:editId="525B04D9">
            <wp:extent cx="2915920" cy="2231390"/>
            <wp:effectExtent l="0" t="0" r="0" b="0"/>
            <wp:docPr id="21322690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9025" name="图片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916340" cy="2232000"/>
                    </a:xfrm>
                    <a:prstGeom prst="rect">
                      <a:avLst/>
                    </a:prstGeom>
                    <a:noFill/>
                    <a:ln>
                      <a:noFill/>
                    </a:ln>
                  </pic:spPr>
                </pic:pic>
              </a:graphicData>
            </a:graphic>
          </wp:inline>
        </w:drawing>
      </w:r>
    </w:p>
    <w:p w14:paraId="6AB59D50" w14:textId="7777777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(a)</w:t>
      </w:r>
      <w:r w:rsidRPr="006D355A">
        <w:rPr>
          <w:rFonts w:ascii="Times New Roman" w:eastAsia="宋体" w:hAnsi="Times New Roman" w:cs="Times New Roman" w:hint="eastAsia"/>
          <w:sz w:val="18"/>
          <w:szCs w:val="18"/>
        </w:rPr>
        <w:t>挤入端</w:t>
      </w:r>
    </w:p>
    <w:p w14:paraId="5461037E"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08D5E110" wp14:editId="1027C954">
            <wp:extent cx="2915920" cy="2231390"/>
            <wp:effectExtent l="0" t="0" r="0" b="0"/>
            <wp:docPr id="4863324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32404" name="图片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16340" cy="2232000"/>
                    </a:xfrm>
                    <a:prstGeom prst="rect">
                      <a:avLst/>
                    </a:prstGeom>
                    <a:noFill/>
                    <a:ln>
                      <a:noFill/>
                    </a:ln>
                  </pic:spPr>
                </pic:pic>
              </a:graphicData>
            </a:graphic>
          </wp:inline>
        </w:drawing>
      </w:r>
    </w:p>
    <w:p w14:paraId="28CFD529" w14:textId="7777777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(b)</w:t>
      </w:r>
      <w:r w:rsidRPr="006D355A">
        <w:rPr>
          <w:rFonts w:ascii="Times New Roman" w:eastAsia="宋体" w:hAnsi="Times New Roman" w:cs="Times New Roman" w:hint="eastAsia"/>
          <w:sz w:val="18"/>
          <w:szCs w:val="18"/>
        </w:rPr>
        <w:t>中间端</w:t>
      </w:r>
    </w:p>
    <w:p w14:paraId="48315E4F"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14:anchorId="61635CED" wp14:editId="3BF0DFE4">
            <wp:extent cx="2915920" cy="2231390"/>
            <wp:effectExtent l="0" t="0" r="0" b="0"/>
            <wp:docPr id="763969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6996" name="图片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16340" cy="2232000"/>
                    </a:xfrm>
                    <a:prstGeom prst="rect">
                      <a:avLst/>
                    </a:prstGeom>
                    <a:noFill/>
                    <a:ln>
                      <a:noFill/>
                    </a:ln>
                  </pic:spPr>
                </pic:pic>
              </a:graphicData>
            </a:graphic>
          </wp:inline>
        </w:drawing>
      </w:r>
    </w:p>
    <w:p w14:paraId="28FBE36D" w14:textId="7777777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(c)</w:t>
      </w:r>
      <w:r w:rsidRPr="006D355A">
        <w:rPr>
          <w:rFonts w:ascii="Times New Roman" w:eastAsia="宋体" w:hAnsi="Times New Roman" w:cs="Times New Roman" w:hint="eastAsia"/>
          <w:sz w:val="18"/>
          <w:szCs w:val="18"/>
        </w:rPr>
        <w:t>挤出端</w:t>
      </w:r>
    </w:p>
    <w:p w14:paraId="6250A78F" w14:textId="17118B53"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图</w:t>
      </w:r>
      <w:r w:rsidR="00414BFD" w:rsidRPr="006D355A">
        <w:rPr>
          <w:rFonts w:ascii="Times New Roman" w:eastAsia="宋体" w:hAnsi="Times New Roman" w:cs="Times New Roman" w:hint="eastAsia"/>
          <w:sz w:val="18"/>
          <w:szCs w:val="18"/>
        </w:rPr>
        <w:t>1</w:t>
      </w:r>
      <w:r w:rsidR="006D355A">
        <w:rPr>
          <w:rFonts w:ascii="Times New Roman" w:eastAsia="宋体" w:hAnsi="Times New Roman" w:cs="Times New Roman" w:hint="eastAsia"/>
          <w:sz w:val="18"/>
          <w:szCs w:val="18"/>
        </w:rPr>
        <w:t>1</w:t>
      </w:r>
      <w:r w:rsidRPr="006D355A">
        <w:rPr>
          <w:rFonts w:ascii="Times New Roman" w:eastAsia="宋体" w:hAnsi="Times New Roman" w:cs="Times New Roman" w:hint="eastAsia"/>
          <w:sz w:val="18"/>
          <w:szCs w:val="18"/>
        </w:rPr>
        <w:t xml:space="preserve"> </w:t>
      </w:r>
      <w:r w:rsidRPr="006D355A">
        <w:rPr>
          <w:rFonts w:ascii="Times New Roman" w:eastAsia="宋体" w:hAnsi="Times New Roman" w:cs="Times New Roman" w:hint="eastAsia"/>
          <w:sz w:val="18"/>
          <w:szCs w:val="18"/>
        </w:rPr>
        <w:t>铰孔量变化时不同截面上的残余应力分布</w:t>
      </w:r>
    </w:p>
    <w:p w14:paraId="4B39066B"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3.1.</w:t>
      </w:r>
      <w:r>
        <w:rPr>
          <w:rFonts w:ascii="Times New Roman" w:eastAsia="宋体" w:hAnsi="Times New Roman" w:cs="Times New Roman" w:hint="eastAsia"/>
          <w:szCs w:val="21"/>
        </w:rPr>
        <w:t>3</w:t>
      </w:r>
      <w:r>
        <w:rPr>
          <w:rFonts w:ascii="Times New Roman" w:eastAsia="宋体" w:hAnsi="Times New Roman" w:cs="Times New Roman" w:hint="eastAsia"/>
          <w:szCs w:val="21"/>
        </w:rPr>
        <w:t>孔与衬套安装间隙对残余应力的影响</w:t>
      </w:r>
    </w:p>
    <w:p w14:paraId="65B81F2B" w14:textId="318EF136"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在冷挤压强化中，孔与衬套的紧密程度对强化效果也有一定影响。采用较小的安装间隙进行冷挤压强化时，衬套与孔壁的接触面积比较大，此时二者之间的摩擦和形变会给孔壁引入较高的残余压应力；相反，在安装间隙较大时，接触面积和摩擦减小，耳片孔残余压应力也随之下降。图</w:t>
      </w:r>
      <w:r w:rsidR="00414BFD">
        <w:rPr>
          <w:rFonts w:ascii="Times New Roman" w:eastAsia="宋体" w:hAnsi="Times New Roman" w:cs="Times New Roman" w:hint="eastAsia"/>
          <w:szCs w:val="21"/>
        </w:rPr>
        <w:t>1</w:t>
      </w:r>
      <w:r w:rsidR="006D355A">
        <w:rPr>
          <w:rFonts w:ascii="Times New Roman" w:eastAsia="宋体" w:hAnsi="Times New Roman" w:cs="Times New Roman" w:hint="eastAsia"/>
          <w:szCs w:val="21"/>
        </w:rPr>
        <w:t>2</w:t>
      </w:r>
      <w:r>
        <w:rPr>
          <w:rFonts w:ascii="Times New Roman" w:eastAsia="宋体" w:hAnsi="Times New Roman" w:cs="Times New Roman" w:hint="eastAsia"/>
          <w:szCs w:val="21"/>
        </w:rPr>
        <w:t>展示了不同安装间隙（</w:t>
      </w:r>
      <w:r>
        <w:rPr>
          <w:rFonts w:ascii="Times New Roman" w:eastAsia="宋体" w:hAnsi="Times New Roman" w:cs="Times New Roman" w:hint="eastAsia"/>
          <w:szCs w:val="21"/>
        </w:rPr>
        <w:t>0mm</w:t>
      </w:r>
      <w:r>
        <w:rPr>
          <w:rFonts w:ascii="Times New Roman" w:eastAsia="宋体" w:hAnsi="Times New Roman" w:cs="Times New Roman" w:hint="eastAsia"/>
          <w:szCs w:val="21"/>
        </w:rPr>
        <w:t>、</w:t>
      </w:r>
      <w:r>
        <w:rPr>
          <w:rFonts w:ascii="Times New Roman" w:eastAsia="宋体" w:hAnsi="Times New Roman" w:cs="Times New Roman" w:hint="eastAsia"/>
          <w:szCs w:val="21"/>
        </w:rPr>
        <w:t>0.04mm</w:t>
      </w:r>
      <w:r>
        <w:rPr>
          <w:rFonts w:ascii="Times New Roman" w:eastAsia="宋体" w:hAnsi="Times New Roman" w:cs="Times New Roman" w:hint="eastAsia"/>
          <w:szCs w:val="21"/>
        </w:rPr>
        <w:t>、</w:t>
      </w:r>
      <w:r>
        <w:rPr>
          <w:rFonts w:ascii="Times New Roman" w:eastAsia="宋体" w:hAnsi="Times New Roman" w:cs="Times New Roman" w:hint="eastAsia"/>
          <w:szCs w:val="21"/>
        </w:rPr>
        <w:t>0.08mm</w:t>
      </w:r>
      <w:r>
        <w:rPr>
          <w:rFonts w:ascii="Times New Roman" w:eastAsia="宋体" w:hAnsi="Times New Roman" w:cs="Times New Roman" w:hint="eastAsia"/>
          <w:szCs w:val="21"/>
        </w:rPr>
        <w:t>、</w:t>
      </w:r>
      <w:r>
        <w:rPr>
          <w:rFonts w:ascii="Times New Roman" w:eastAsia="宋体" w:hAnsi="Times New Roman" w:cs="Times New Roman" w:hint="eastAsia"/>
          <w:szCs w:val="21"/>
        </w:rPr>
        <w:t>0.1mm</w:t>
      </w:r>
      <w:r>
        <w:rPr>
          <w:rFonts w:ascii="Times New Roman" w:eastAsia="宋体" w:hAnsi="Times New Roman" w:cs="Times New Roman" w:hint="eastAsia"/>
          <w:szCs w:val="21"/>
        </w:rPr>
        <w:t>）</w:t>
      </w:r>
      <w:proofErr w:type="gramStart"/>
      <w:r>
        <w:rPr>
          <w:rFonts w:ascii="Times New Roman" w:eastAsia="宋体" w:hAnsi="Times New Roman" w:cs="Times New Roman" w:hint="eastAsia"/>
          <w:szCs w:val="21"/>
        </w:rPr>
        <w:t>下耳片</w:t>
      </w:r>
      <w:proofErr w:type="gramEnd"/>
      <w:r>
        <w:rPr>
          <w:rFonts w:ascii="Times New Roman" w:eastAsia="宋体" w:hAnsi="Times New Roman" w:cs="Times New Roman" w:hint="eastAsia"/>
          <w:szCs w:val="21"/>
        </w:rPr>
        <w:t>孔挤入端、中间端和挤出端的三个危险截面上残余应力沿孔径方向上的变化情况。可见安装间隙为</w:t>
      </w:r>
      <w:r>
        <w:rPr>
          <w:rFonts w:ascii="Times New Roman" w:eastAsia="宋体" w:hAnsi="Times New Roman" w:cs="Times New Roman" w:hint="eastAsia"/>
          <w:szCs w:val="21"/>
        </w:rPr>
        <w:t>0</w:t>
      </w:r>
      <w:r>
        <w:rPr>
          <w:rFonts w:ascii="Times New Roman" w:eastAsia="宋体" w:hAnsi="Times New Roman" w:cs="Times New Roman" w:hint="eastAsia"/>
          <w:szCs w:val="21"/>
        </w:rPr>
        <w:t>即无间隙安装的情况下，耳片孔残余压应力的大小和分布情况达到最佳。从图</w:t>
      </w:r>
      <w:r w:rsidR="00414BFD">
        <w:rPr>
          <w:rFonts w:ascii="Times New Roman" w:eastAsia="宋体" w:hAnsi="Times New Roman" w:cs="Times New Roman" w:hint="eastAsia"/>
          <w:szCs w:val="21"/>
        </w:rPr>
        <w:t>1</w:t>
      </w:r>
      <w:r w:rsidR="006D355A">
        <w:rPr>
          <w:rFonts w:ascii="Times New Roman" w:eastAsia="宋体" w:hAnsi="Times New Roman" w:cs="Times New Roman" w:hint="eastAsia"/>
          <w:szCs w:val="21"/>
        </w:rPr>
        <w:t>2</w:t>
      </w:r>
      <w:r>
        <w:rPr>
          <w:rFonts w:ascii="Times New Roman" w:eastAsia="宋体" w:hAnsi="Times New Roman" w:cs="Times New Roman" w:hint="eastAsia"/>
          <w:szCs w:val="21"/>
        </w:rPr>
        <w:t>(c)</w:t>
      </w:r>
      <w:r>
        <w:rPr>
          <w:rFonts w:ascii="Times New Roman" w:eastAsia="宋体" w:hAnsi="Times New Roman" w:cs="Times New Roman" w:hint="eastAsia"/>
          <w:szCs w:val="21"/>
        </w:rPr>
        <w:t>可以看出安装间隙为</w:t>
      </w:r>
      <w:r>
        <w:rPr>
          <w:rFonts w:ascii="Times New Roman" w:eastAsia="宋体" w:hAnsi="Times New Roman" w:cs="Times New Roman" w:hint="eastAsia"/>
          <w:szCs w:val="21"/>
        </w:rPr>
        <w:t>0.4mm</w:t>
      </w:r>
      <w:r>
        <w:rPr>
          <w:rFonts w:ascii="Times New Roman" w:eastAsia="宋体" w:hAnsi="Times New Roman" w:cs="Times New Roman" w:hint="eastAsia"/>
          <w:szCs w:val="21"/>
        </w:rPr>
        <w:t>的实验组虽然最大残余压应力大于无间隙实验组，但从图</w:t>
      </w:r>
      <w:r w:rsidR="00414BFD">
        <w:rPr>
          <w:rFonts w:ascii="Times New Roman" w:eastAsia="宋体" w:hAnsi="Times New Roman" w:cs="Times New Roman" w:hint="eastAsia"/>
          <w:szCs w:val="21"/>
        </w:rPr>
        <w:t>1</w:t>
      </w:r>
      <w:r w:rsidR="006D355A">
        <w:rPr>
          <w:rFonts w:ascii="Times New Roman" w:eastAsia="宋体" w:hAnsi="Times New Roman" w:cs="Times New Roman" w:hint="eastAsia"/>
          <w:szCs w:val="21"/>
        </w:rPr>
        <w:t>2(</w:t>
      </w:r>
      <w:r>
        <w:rPr>
          <w:rFonts w:ascii="Times New Roman" w:eastAsia="宋体" w:hAnsi="Times New Roman" w:cs="Times New Roman" w:hint="eastAsia"/>
          <w:szCs w:val="21"/>
        </w:rPr>
        <w:t>a)</w:t>
      </w:r>
      <w:r>
        <w:rPr>
          <w:rFonts w:ascii="Times New Roman" w:eastAsia="宋体" w:hAnsi="Times New Roman" w:cs="Times New Roman" w:hint="eastAsia"/>
          <w:szCs w:val="21"/>
        </w:rPr>
        <w:t>和图</w:t>
      </w:r>
      <w:r w:rsidR="00414BFD">
        <w:rPr>
          <w:rFonts w:ascii="Times New Roman" w:eastAsia="宋体" w:hAnsi="Times New Roman" w:cs="Times New Roman" w:hint="eastAsia"/>
          <w:szCs w:val="21"/>
        </w:rPr>
        <w:t>1</w:t>
      </w:r>
      <w:r w:rsidR="006D355A">
        <w:rPr>
          <w:rFonts w:ascii="Times New Roman" w:eastAsia="宋体" w:hAnsi="Times New Roman" w:cs="Times New Roman" w:hint="eastAsia"/>
          <w:szCs w:val="21"/>
        </w:rPr>
        <w:t>2</w:t>
      </w:r>
      <w:r>
        <w:rPr>
          <w:rFonts w:ascii="Times New Roman" w:eastAsia="宋体" w:hAnsi="Times New Roman" w:cs="Times New Roman" w:hint="eastAsia"/>
          <w:szCs w:val="21"/>
        </w:rPr>
        <w:t>(b)</w:t>
      </w:r>
      <w:r>
        <w:rPr>
          <w:rFonts w:ascii="Times New Roman" w:eastAsia="宋体" w:hAnsi="Times New Roman" w:cs="Times New Roman" w:hint="eastAsia"/>
          <w:szCs w:val="21"/>
        </w:rPr>
        <w:t>上看，其残余应力分布情况并不优于无间隙组。当安装间隙为</w:t>
      </w:r>
      <w:r>
        <w:rPr>
          <w:rFonts w:ascii="Times New Roman" w:eastAsia="宋体" w:hAnsi="Times New Roman" w:cs="Times New Roman" w:hint="eastAsia"/>
          <w:szCs w:val="21"/>
        </w:rPr>
        <w:t>0.08mm</w:t>
      </w:r>
      <w:r>
        <w:rPr>
          <w:rFonts w:ascii="Times New Roman" w:eastAsia="宋体" w:hAnsi="Times New Roman" w:cs="Times New Roman" w:hint="eastAsia"/>
          <w:szCs w:val="21"/>
        </w:rPr>
        <w:t>或以上时，无论是残余压应力大小还是分布情况，都劣于无间隙安装的实验组。</w:t>
      </w:r>
    </w:p>
    <w:p w14:paraId="6390AED4"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22CA07F8" wp14:editId="3BA07C47">
            <wp:extent cx="2914015" cy="2231390"/>
            <wp:effectExtent l="0" t="0" r="635" b="0"/>
            <wp:docPr id="779927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7464"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14234" cy="2232000"/>
                    </a:xfrm>
                    <a:prstGeom prst="rect">
                      <a:avLst/>
                    </a:prstGeom>
                    <a:noFill/>
                    <a:ln>
                      <a:noFill/>
                    </a:ln>
                  </pic:spPr>
                </pic:pic>
              </a:graphicData>
            </a:graphic>
          </wp:inline>
        </w:drawing>
      </w:r>
    </w:p>
    <w:p w14:paraId="408FDEAC" w14:textId="7777777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(a)</w:t>
      </w:r>
      <w:r w:rsidRPr="006D355A">
        <w:rPr>
          <w:rFonts w:ascii="Times New Roman" w:eastAsia="宋体" w:hAnsi="Times New Roman" w:cs="Times New Roman" w:hint="eastAsia"/>
          <w:sz w:val="18"/>
          <w:szCs w:val="18"/>
        </w:rPr>
        <w:t>挤入端</w:t>
      </w:r>
    </w:p>
    <w:p w14:paraId="6A5E3649"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16CC78B3" wp14:editId="3D3F3AC0">
            <wp:extent cx="2914015" cy="2231390"/>
            <wp:effectExtent l="0" t="0" r="635" b="0"/>
            <wp:docPr id="13441286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8605"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14234" cy="2232000"/>
                    </a:xfrm>
                    <a:prstGeom prst="rect">
                      <a:avLst/>
                    </a:prstGeom>
                    <a:noFill/>
                    <a:ln>
                      <a:noFill/>
                    </a:ln>
                  </pic:spPr>
                </pic:pic>
              </a:graphicData>
            </a:graphic>
          </wp:inline>
        </w:drawing>
      </w:r>
    </w:p>
    <w:p w14:paraId="3B558B80" w14:textId="7777777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(b)</w:t>
      </w:r>
      <w:r w:rsidRPr="006D355A">
        <w:rPr>
          <w:rFonts w:ascii="Times New Roman" w:eastAsia="宋体" w:hAnsi="Times New Roman" w:cs="Times New Roman" w:hint="eastAsia"/>
          <w:sz w:val="18"/>
          <w:szCs w:val="18"/>
        </w:rPr>
        <w:t>中间端</w:t>
      </w:r>
    </w:p>
    <w:p w14:paraId="5BD58670"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3DBDBBC8" wp14:editId="32D9ADF1">
            <wp:extent cx="2914015" cy="2231390"/>
            <wp:effectExtent l="0" t="0" r="635" b="0"/>
            <wp:docPr id="12813254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25424"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914234" cy="2232000"/>
                    </a:xfrm>
                    <a:prstGeom prst="rect">
                      <a:avLst/>
                    </a:prstGeom>
                    <a:noFill/>
                    <a:ln>
                      <a:noFill/>
                    </a:ln>
                  </pic:spPr>
                </pic:pic>
              </a:graphicData>
            </a:graphic>
          </wp:inline>
        </w:drawing>
      </w:r>
    </w:p>
    <w:p w14:paraId="299367D5" w14:textId="7777777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(c)</w:t>
      </w:r>
      <w:r w:rsidRPr="006D355A">
        <w:rPr>
          <w:rFonts w:ascii="Times New Roman" w:eastAsia="宋体" w:hAnsi="Times New Roman" w:cs="Times New Roman" w:hint="eastAsia"/>
          <w:sz w:val="18"/>
          <w:szCs w:val="18"/>
        </w:rPr>
        <w:t>挤出端</w:t>
      </w:r>
    </w:p>
    <w:p w14:paraId="1703147F" w14:textId="64886D5E"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图</w:t>
      </w:r>
      <w:r w:rsidR="00414BFD" w:rsidRPr="006D355A">
        <w:rPr>
          <w:rFonts w:ascii="Times New Roman" w:eastAsia="宋体" w:hAnsi="Times New Roman" w:cs="Times New Roman" w:hint="eastAsia"/>
          <w:sz w:val="18"/>
          <w:szCs w:val="18"/>
        </w:rPr>
        <w:t>1</w:t>
      </w:r>
      <w:r w:rsidR="006D355A">
        <w:rPr>
          <w:rFonts w:ascii="Times New Roman" w:eastAsia="宋体" w:hAnsi="Times New Roman" w:cs="Times New Roman" w:hint="eastAsia"/>
          <w:sz w:val="18"/>
          <w:szCs w:val="18"/>
        </w:rPr>
        <w:t>2</w:t>
      </w:r>
      <w:r w:rsidRPr="006D355A">
        <w:rPr>
          <w:rFonts w:ascii="Times New Roman" w:eastAsia="宋体" w:hAnsi="Times New Roman" w:cs="Times New Roman" w:hint="eastAsia"/>
          <w:sz w:val="18"/>
          <w:szCs w:val="18"/>
        </w:rPr>
        <w:t xml:space="preserve"> </w:t>
      </w:r>
      <w:r w:rsidRPr="006D355A">
        <w:rPr>
          <w:rFonts w:ascii="Times New Roman" w:eastAsia="宋体" w:hAnsi="Times New Roman" w:cs="Times New Roman" w:hint="eastAsia"/>
          <w:sz w:val="18"/>
          <w:szCs w:val="18"/>
        </w:rPr>
        <w:t>安装间隙变化时不同截面上的残余应力分布</w:t>
      </w:r>
    </w:p>
    <w:p w14:paraId="6C3615DD" w14:textId="77777777" w:rsidR="001B431B" w:rsidRDefault="00000000">
      <w:pPr>
        <w:spacing w:line="276" w:lineRule="auto"/>
        <w:rPr>
          <w:rFonts w:ascii="黑体" w:eastAsia="黑体" w:hAnsi="黑体"/>
          <w:szCs w:val="21"/>
        </w:rPr>
      </w:pPr>
      <w:r>
        <w:rPr>
          <w:rFonts w:ascii="黑体" w:eastAsia="黑体" w:hAnsi="黑体" w:hint="eastAsia"/>
          <w:szCs w:val="21"/>
        </w:rPr>
        <w:t>3.2疲劳寿命分析</w:t>
      </w:r>
    </w:p>
    <w:p w14:paraId="71F1B54B" w14:textId="77777777" w:rsidR="001B431B" w:rsidRDefault="00000000">
      <w:pPr>
        <w:spacing w:line="276" w:lineRule="auto"/>
        <w:rPr>
          <w:rFonts w:ascii="Times New Roman" w:eastAsia="宋体" w:hAnsi="Times New Roman" w:cs="Times New Roman"/>
          <w:szCs w:val="21"/>
        </w:rPr>
      </w:pPr>
      <w:r>
        <w:rPr>
          <w:rFonts w:ascii="Times New Roman" w:eastAsia="黑体" w:hAnsi="Times New Roman" w:cs="Times New Roman"/>
          <w:szCs w:val="21"/>
        </w:rPr>
        <w:t xml:space="preserve">    </w:t>
      </w:r>
      <w:r>
        <w:rPr>
          <w:rFonts w:ascii="Times New Roman" w:eastAsia="宋体" w:hAnsi="Times New Roman" w:cs="Times New Roman"/>
          <w:szCs w:val="21"/>
        </w:rPr>
        <w:t>以</w:t>
      </w:r>
      <w:r>
        <w:rPr>
          <w:rFonts w:ascii="Times New Roman" w:eastAsia="宋体" w:hAnsi="Times New Roman" w:cs="Times New Roman"/>
          <w:szCs w:val="21"/>
        </w:rPr>
        <w:t>step-2</w:t>
      </w:r>
      <w:r>
        <w:rPr>
          <w:rFonts w:ascii="Times New Roman" w:eastAsia="宋体" w:hAnsi="Times New Roman" w:cs="Times New Roman"/>
          <w:szCs w:val="21"/>
        </w:rPr>
        <w:t>得到的仿真结果</w:t>
      </w:r>
      <w:r>
        <w:rPr>
          <w:rFonts w:ascii="Times New Roman" w:eastAsia="宋体" w:hAnsi="Times New Roman" w:cs="Times New Roman" w:hint="eastAsia"/>
          <w:szCs w:val="21"/>
        </w:rPr>
        <w:t>.</w:t>
      </w:r>
      <w:r>
        <w:rPr>
          <w:rFonts w:ascii="Times New Roman" w:eastAsia="宋体" w:hAnsi="Times New Roman" w:cs="Times New Roman"/>
          <w:szCs w:val="21"/>
        </w:rPr>
        <w:t>od</w:t>
      </w:r>
      <w:r>
        <w:rPr>
          <w:rFonts w:ascii="Times New Roman" w:eastAsia="宋体" w:hAnsi="Times New Roman" w:cs="Times New Roman" w:hint="eastAsia"/>
          <w:szCs w:val="21"/>
        </w:rPr>
        <w:t>b</w:t>
      </w:r>
      <w:r>
        <w:rPr>
          <w:rFonts w:ascii="Times New Roman" w:eastAsia="宋体" w:hAnsi="Times New Roman" w:cs="Times New Roman"/>
          <w:szCs w:val="21"/>
        </w:rPr>
        <w:t>文件为基础，在</w:t>
      </w:r>
      <w:r>
        <w:rPr>
          <w:rFonts w:ascii="Times New Roman" w:eastAsia="宋体" w:hAnsi="Times New Roman" w:cs="Times New Roman"/>
          <w:szCs w:val="21"/>
        </w:rPr>
        <w:t>fe-safe</w:t>
      </w:r>
      <w:r>
        <w:rPr>
          <w:rFonts w:ascii="Times New Roman" w:eastAsia="宋体" w:hAnsi="Times New Roman" w:cs="Times New Roman"/>
          <w:szCs w:val="21"/>
        </w:rPr>
        <w:t>疲劳仿真软件中对耳片衬套组件进行疲劳加载，载荷分为</w:t>
      </w:r>
      <w:r>
        <w:rPr>
          <w:rFonts w:ascii="Times New Roman" w:eastAsia="宋体" w:hAnsi="Times New Roman" w:cs="Times New Roman"/>
          <w:szCs w:val="21"/>
        </w:rPr>
        <w:t>172MPa</w:t>
      </w:r>
      <w:r>
        <w:rPr>
          <w:rFonts w:ascii="Times New Roman" w:eastAsia="宋体" w:hAnsi="Times New Roman" w:cs="Times New Roman"/>
          <w:szCs w:val="21"/>
        </w:rPr>
        <w:t>、</w:t>
      </w:r>
      <w:r>
        <w:rPr>
          <w:rFonts w:ascii="Times New Roman" w:eastAsia="宋体" w:hAnsi="Times New Roman" w:cs="Times New Roman"/>
          <w:szCs w:val="21"/>
        </w:rPr>
        <w:t>200MPa</w:t>
      </w:r>
      <w:r>
        <w:rPr>
          <w:rFonts w:ascii="Times New Roman" w:eastAsia="宋体" w:hAnsi="Times New Roman" w:cs="Times New Roman"/>
          <w:szCs w:val="21"/>
        </w:rPr>
        <w:t>和</w:t>
      </w:r>
      <w:r>
        <w:rPr>
          <w:rFonts w:ascii="Times New Roman" w:eastAsia="宋体" w:hAnsi="Times New Roman" w:cs="Times New Roman"/>
          <w:szCs w:val="21"/>
        </w:rPr>
        <w:t>220MPa</w:t>
      </w:r>
      <w:r>
        <w:rPr>
          <w:rFonts w:ascii="Times New Roman" w:eastAsia="宋体" w:hAnsi="Times New Roman" w:cs="Times New Roman"/>
          <w:szCs w:val="21"/>
        </w:rPr>
        <w:t>三组，在此三组疲劳载荷下，分别探究不同工艺参数的耳片疲劳寿命。</w:t>
      </w:r>
    </w:p>
    <w:p w14:paraId="60C501BE" w14:textId="5C436F4E"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3.</w:t>
      </w:r>
      <w:r>
        <w:rPr>
          <w:rFonts w:ascii="Times New Roman" w:eastAsia="宋体" w:hAnsi="Times New Roman" w:cs="Times New Roman" w:hint="eastAsia"/>
          <w:szCs w:val="21"/>
        </w:rPr>
        <w:t>2</w:t>
      </w:r>
      <w:r>
        <w:rPr>
          <w:rFonts w:ascii="Times New Roman" w:eastAsia="宋体" w:hAnsi="Times New Roman" w:cs="Times New Roman"/>
          <w:szCs w:val="21"/>
        </w:rPr>
        <w:t>.1</w:t>
      </w:r>
      <w:r>
        <w:rPr>
          <w:rFonts w:ascii="Times New Roman" w:eastAsia="宋体" w:hAnsi="Times New Roman" w:cs="Times New Roman" w:hint="eastAsia"/>
          <w:szCs w:val="21"/>
        </w:rPr>
        <w:t>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圆弧半径对疲劳寿命的影响</w:t>
      </w:r>
    </w:p>
    <w:p w14:paraId="00E0CDD7" w14:textId="4B803902" w:rsidR="001B431B" w:rsidRDefault="00000000">
      <w:pPr>
        <w:spacing w:line="276"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芯棒选用合适的</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圆弧半径可以有效减小应力集中现象，有助于保持冷挤压后的材料一致性和均匀性，避免裂纹产生的可能性。不同载荷下芯棒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圆弧半径变化时耳片疲劳寿命变化情况如图</w:t>
      </w:r>
      <w:r>
        <w:rPr>
          <w:rFonts w:ascii="Times New Roman" w:eastAsia="宋体" w:hAnsi="Times New Roman" w:cs="Times New Roman" w:hint="eastAsia"/>
          <w:szCs w:val="21"/>
        </w:rPr>
        <w:t>1</w:t>
      </w:r>
      <w:r w:rsidR="006D355A">
        <w:rPr>
          <w:rFonts w:ascii="Times New Roman" w:eastAsia="宋体" w:hAnsi="Times New Roman" w:cs="Times New Roman" w:hint="eastAsia"/>
          <w:szCs w:val="21"/>
        </w:rPr>
        <w:t>3</w:t>
      </w:r>
      <w:r>
        <w:rPr>
          <w:rFonts w:ascii="Times New Roman" w:eastAsia="宋体" w:hAnsi="Times New Roman" w:cs="Times New Roman" w:hint="eastAsia"/>
          <w:szCs w:val="21"/>
        </w:rPr>
        <w:t>所示。从结果上看，耳片衬套组件的疲劳寿命随</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圆弧半径先增大后减小，</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圆弧半径在</w:t>
      </w:r>
      <w:r>
        <w:rPr>
          <w:rFonts w:ascii="Times New Roman" w:eastAsia="宋体" w:hAnsi="Times New Roman" w:cs="Times New Roman" w:hint="eastAsia"/>
          <w:szCs w:val="21"/>
        </w:rPr>
        <w:t>2mm</w:t>
      </w:r>
      <w:r>
        <w:rPr>
          <w:rFonts w:ascii="Times New Roman" w:eastAsia="宋体" w:hAnsi="Times New Roman" w:cs="Times New Roman" w:hint="eastAsia"/>
          <w:szCs w:val="21"/>
        </w:rPr>
        <w:t>和</w:t>
      </w:r>
      <w:r>
        <w:rPr>
          <w:rFonts w:ascii="Times New Roman" w:eastAsia="宋体" w:hAnsi="Times New Roman" w:cs="Times New Roman" w:hint="eastAsia"/>
          <w:szCs w:val="21"/>
        </w:rPr>
        <w:t>2.5mm</w:t>
      </w:r>
      <w:r>
        <w:rPr>
          <w:rFonts w:ascii="Times New Roman" w:eastAsia="宋体" w:hAnsi="Times New Roman" w:cs="Times New Roman" w:hint="eastAsia"/>
          <w:szCs w:val="21"/>
        </w:rPr>
        <w:t>时疲劳寿命达到最大值，这与前文所探究的残余应力场的变化情况相符。</w:t>
      </w:r>
    </w:p>
    <w:p w14:paraId="4B454F3A"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63F2B890" wp14:editId="719F471F">
            <wp:extent cx="2915920" cy="2231390"/>
            <wp:effectExtent l="0" t="0" r="0" b="0"/>
            <wp:docPr id="10601214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1473" name="图片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916340" cy="2232000"/>
                    </a:xfrm>
                    <a:prstGeom prst="rect">
                      <a:avLst/>
                    </a:prstGeom>
                    <a:noFill/>
                    <a:ln>
                      <a:noFill/>
                    </a:ln>
                  </pic:spPr>
                </pic:pic>
              </a:graphicData>
            </a:graphic>
          </wp:inline>
        </w:drawing>
      </w:r>
    </w:p>
    <w:p w14:paraId="3CFD3EA9" w14:textId="1A6EAA4F"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图</w:t>
      </w:r>
      <w:r w:rsidRPr="006D355A">
        <w:rPr>
          <w:rFonts w:ascii="Times New Roman" w:eastAsia="宋体" w:hAnsi="Times New Roman" w:cs="Times New Roman" w:hint="eastAsia"/>
          <w:sz w:val="18"/>
          <w:szCs w:val="18"/>
        </w:rPr>
        <w:t>1</w:t>
      </w:r>
      <w:r w:rsidR="006D355A">
        <w:rPr>
          <w:rFonts w:ascii="Times New Roman" w:eastAsia="宋体" w:hAnsi="Times New Roman" w:cs="Times New Roman" w:hint="eastAsia"/>
          <w:sz w:val="18"/>
          <w:szCs w:val="18"/>
        </w:rPr>
        <w:t>3</w:t>
      </w:r>
      <w:r w:rsidRPr="006D355A">
        <w:rPr>
          <w:rFonts w:ascii="Times New Roman" w:eastAsia="宋体" w:hAnsi="Times New Roman" w:cs="Times New Roman" w:hint="eastAsia"/>
          <w:sz w:val="18"/>
          <w:szCs w:val="18"/>
        </w:rPr>
        <w:t xml:space="preserve"> </w:t>
      </w:r>
      <w:r w:rsidRPr="006D355A">
        <w:rPr>
          <w:rFonts w:ascii="Times New Roman" w:eastAsia="宋体" w:hAnsi="Times New Roman" w:cs="Times New Roman" w:hint="eastAsia"/>
          <w:sz w:val="18"/>
          <w:szCs w:val="18"/>
        </w:rPr>
        <w:t>芯棒</w:t>
      </w:r>
      <w:r w:rsidR="00414BFD" w:rsidRPr="006D355A">
        <w:rPr>
          <w:rFonts w:ascii="Times New Roman" w:eastAsia="宋体" w:hAnsi="Times New Roman" w:cs="Times New Roman" w:hint="eastAsia"/>
          <w:sz w:val="18"/>
          <w:szCs w:val="18"/>
        </w:rPr>
        <w:t>过渡</w:t>
      </w:r>
      <w:r w:rsidRPr="006D355A">
        <w:rPr>
          <w:rFonts w:ascii="Times New Roman" w:eastAsia="宋体" w:hAnsi="Times New Roman" w:cs="Times New Roman" w:hint="eastAsia"/>
          <w:sz w:val="18"/>
          <w:szCs w:val="18"/>
        </w:rPr>
        <w:t>圆弧半径变化时的耳片对数疲劳寿命</w:t>
      </w:r>
    </w:p>
    <w:p w14:paraId="5A59AF7C"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3.</w:t>
      </w:r>
      <w:r>
        <w:rPr>
          <w:rFonts w:ascii="Times New Roman" w:eastAsia="宋体" w:hAnsi="Times New Roman" w:cs="Times New Roman" w:hint="eastAsia"/>
          <w:szCs w:val="21"/>
        </w:rPr>
        <w:t>2</w:t>
      </w:r>
      <w:r>
        <w:rPr>
          <w:rFonts w:ascii="Times New Roman" w:eastAsia="宋体" w:hAnsi="Times New Roman" w:cs="Times New Roman"/>
          <w:szCs w:val="21"/>
        </w:rPr>
        <w:t>.</w:t>
      </w:r>
      <w:r>
        <w:rPr>
          <w:rFonts w:ascii="Times New Roman" w:eastAsia="宋体" w:hAnsi="Times New Roman" w:cs="Times New Roman" w:hint="eastAsia"/>
          <w:szCs w:val="21"/>
        </w:rPr>
        <w:t>2</w:t>
      </w:r>
      <w:r>
        <w:rPr>
          <w:rFonts w:ascii="Times New Roman" w:eastAsia="宋体" w:hAnsi="Times New Roman" w:cs="Times New Roman" w:hint="eastAsia"/>
          <w:szCs w:val="21"/>
        </w:rPr>
        <w:t>衬套铰孔量对疲劳寿命的影响</w:t>
      </w:r>
    </w:p>
    <w:p w14:paraId="3DAE1CEF" w14:textId="5915F4F4"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铰孔后的衬套内孔将直接与被连接件连接或装配，若铰孔量不合适，则可能影响装配质量和金属件的整体性能，零件容易萌生疲劳裂纹，进而降低疲劳寿命。不同载荷下衬套铰孔量变化时耳片疲劳寿命变化情况如图</w:t>
      </w:r>
      <w:r>
        <w:rPr>
          <w:rFonts w:ascii="Times New Roman" w:eastAsia="宋体" w:hAnsi="Times New Roman" w:cs="Times New Roman" w:hint="eastAsia"/>
          <w:szCs w:val="21"/>
        </w:rPr>
        <w:t>1</w:t>
      </w:r>
      <w:r w:rsidR="006D355A">
        <w:rPr>
          <w:rFonts w:ascii="Times New Roman" w:eastAsia="宋体" w:hAnsi="Times New Roman" w:cs="Times New Roman" w:hint="eastAsia"/>
          <w:szCs w:val="21"/>
        </w:rPr>
        <w:t>4</w:t>
      </w:r>
      <w:r>
        <w:rPr>
          <w:rFonts w:ascii="Times New Roman" w:eastAsia="宋体" w:hAnsi="Times New Roman" w:cs="Times New Roman" w:hint="eastAsia"/>
          <w:szCs w:val="21"/>
        </w:rPr>
        <w:t>所示。从图上可以明显看出，如果冷挤压强化后不对衬套内孔进行铰削，其疲劳寿命远不及铰孔后的耳片孔，这说明冷挤压后铰削衬套内孔对于提高耳片衬套组件的疲劳寿命是非常有必要的。组件的疲劳寿命大体上随铰孔量的提高而增加，铰孔量达到</w:t>
      </w:r>
      <w:r>
        <w:rPr>
          <w:rFonts w:ascii="Times New Roman" w:eastAsia="宋体" w:hAnsi="Times New Roman" w:cs="Times New Roman" w:hint="eastAsia"/>
          <w:szCs w:val="21"/>
        </w:rPr>
        <w:t>0.8mm</w:t>
      </w:r>
      <w:r>
        <w:rPr>
          <w:rFonts w:ascii="Times New Roman" w:eastAsia="宋体" w:hAnsi="Times New Roman" w:cs="Times New Roman" w:hint="eastAsia"/>
          <w:szCs w:val="21"/>
        </w:rPr>
        <w:t>时疲劳寿命达到最大。</w:t>
      </w:r>
    </w:p>
    <w:p w14:paraId="5B98E473"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0678762A" wp14:editId="5659CD26">
            <wp:extent cx="2915920" cy="2231390"/>
            <wp:effectExtent l="0" t="0" r="0" b="0"/>
            <wp:docPr id="1603161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6167"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916340" cy="2232000"/>
                    </a:xfrm>
                    <a:prstGeom prst="rect">
                      <a:avLst/>
                    </a:prstGeom>
                    <a:noFill/>
                    <a:ln>
                      <a:noFill/>
                    </a:ln>
                  </pic:spPr>
                </pic:pic>
              </a:graphicData>
            </a:graphic>
          </wp:inline>
        </w:drawing>
      </w:r>
    </w:p>
    <w:p w14:paraId="1380F1A3" w14:textId="5795EE0A"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图</w:t>
      </w:r>
      <w:r w:rsidRPr="006D355A">
        <w:rPr>
          <w:rFonts w:ascii="Times New Roman" w:eastAsia="宋体" w:hAnsi="Times New Roman" w:cs="Times New Roman" w:hint="eastAsia"/>
          <w:sz w:val="18"/>
          <w:szCs w:val="18"/>
        </w:rPr>
        <w:t>1</w:t>
      </w:r>
      <w:r w:rsidR="006D355A">
        <w:rPr>
          <w:rFonts w:ascii="Times New Roman" w:eastAsia="宋体" w:hAnsi="Times New Roman" w:cs="Times New Roman" w:hint="eastAsia"/>
          <w:sz w:val="18"/>
          <w:szCs w:val="18"/>
        </w:rPr>
        <w:t>4</w:t>
      </w:r>
      <w:r w:rsidRPr="006D355A">
        <w:rPr>
          <w:rFonts w:ascii="Times New Roman" w:eastAsia="宋体" w:hAnsi="Times New Roman" w:cs="Times New Roman" w:hint="eastAsia"/>
          <w:sz w:val="18"/>
          <w:szCs w:val="18"/>
        </w:rPr>
        <w:t xml:space="preserve"> </w:t>
      </w:r>
      <w:r w:rsidRPr="006D355A">
        <w:rPr>
          <w:rFonts w:ascii="Times New Roman" w:eastAsia="宋体" w:hAnsi="Times New Roman" w:cs="Times New Roman" w:hint="eastAsia"/>
          <w:sz w:val="18"/>
          <w:szCs w:val="18"/>
        </w:rPr>
        <w:t>衬套</w:t>
      </w:r>
      <w:proofErr w:type="gramStart"/>
      <w:r w:rsidRPr="006D355A">
        <w:rPr>
          <w:rFonts w:ascii="Times New Roman" w:eastAsia="宋体" w:hAnsi="Times New Roman" w:cs="Times New Roman" w:hint="eastAsia"/>
          <w:sz w:val="18"/>
          <w:szCs w:val="18"/>
        </w:rPr>
        <w:t>铰削量</w:t>
      </w:r>
      <w:proofErr w:type="gramEnd"/>
      <w:r w:rsidRPr="006D355A">
        <w:rPr>
          <w:rFonts w:ascii="Times New Roman" w:eastAsia="宋体" w:hAnsi="Times New Roman" w:cs="Times New Roman" w:hint="eastAsia"/>
          <w:sz w:val="18"/>
          <w:szCs w:val="18"/>
        </w:rPr>
        <w:t>变化时的耳片对数疲劳寿命</w:t>
      </w:r>
    </w:p>
    <w:p w14:paraId="54C2B63B"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3.</w:t>
      </w:r>
      <w:r>
        <w:rPr>
          <w:rFonts w:ascii="Times New Roman" w:eastAsia="宋体" w:hAnsi="Times New Roman" w:cs="Times New Roman" w:hint="eastAsia"/>
          <w:szCs w:val="21"/>
        </w:rPr>
        <w:t>2</w:t>
      </w:r>
      <w:r>
        <w:rPr>
          <w:rFonts w:ascii="Times New Roman" w:eastAsia="宋体" w:hAnsi="Times New Roman" w:cs="Times New Roman"/>
          <w:szCs w:val="21"/>
        </w:rPr>
        <w:t>.</w:t>
      </w:r>
      <w:r>
        <w:rPr>
          <w:rFonts w:ascii="Times New Roman" w:eastAsia="宋体" w:hAnsi="Times New Roman" w:cs="Times New Roman" w:hint="eastAsia"/>
          <w:szCs w:val="21"/>
        </w:rPr>
        <w:t>3</w:t>
      </w:r>
      <w:r>
        <w:rPr>
          <w:rFonts w:ascii="Times New Roman" w:eastAsia="宋体" w:hAnsi="Times New Roman" w:cs="Times New Roman" w:hint="eastAsia"/>
          <w:szCs w:val="21"/>
        </w:rPr>
        <w:t>孔与衬套安装间隙对疲劳寿命的影响</w:t>
      </w:r>
    </w:p>
    <w:p w14:paraId="4CD5E23B" w14:textId="06AAC54A"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为了最大程度地提高冷挤压强化的疲劳寿命，需要合理设计和控制孔与衬套的安装间隙，确保其在装配和使用过程中能够保持良好的配合状态，避免应力集中和不良的几何情况。不同载荷下衬套与耳片孔安装间隙变化时耳片疲劳寿命变化情况如图</w:t>
      </w:r>
      <w:r>
        <w:rPr>
          <w:rFonts w:ascii="Times New Roman" w:eastAsia="宋体" w:hAnsi="Times New Roman" w:cs="Times New Roman" w:hint="eastAsia"/>
          <w:szCs w:val="21"/>
        </w:rPr>
        <w:t>1</w:t>
      </w:r>
      <w:r w:rsidR="006D355A">
        <w:rPr>
          <w:rFonts w:ascii="Times New Roman" w:eastAsia="宋体" w:hAnsi="Times New Roman" w:cs="Times New Roman" w:hint="eastAsia"/>
          <w:szCs w:val="21"/>
        </w:rPr>
        <w:t>5</w:t>
      </w:r>
      <w:r>
        <w:rPr>
          <w:rFonts w:ascii="Times New Roman" w:eastAsia="宋体" w:hAnsi="Times New Roman" w:cs="Times New Roman" w:hint="eastAsia"/>
          <w:szCs w:val="21"/>
        </w:rPr>
        <w:t>所示。整体上看安装间隙越小越有益于提高组件的疲劳寿命，</w:t>
      </w:r>
      <w:commentRangeStart w:id="3"/>
      <w:r>
        <w:rPr>
          <w:rFonts w:ascii="Times New Roman" w:eastAsia="宋体" w:hAnsi="Times New Roman" w:cs="Times New Roman" w:hint="eastAsia"/>
          <w:szCs w:val="21"/>
        </w:rPr>
        <w:t>安装间隙达到</w:t>
      </w:r>
      <w:r>
        <w:rPr>
          <w:rFonts w:ascii="Times New Roman" w:eastAsia="宋体" w:hAnsi="Times New Roman" w:cs="Times New Roman" w:hint="eastAsia"/>
          <w:szCs w:val="21"/>
        </w:rPr>
        <w:t>0.1mm</w:t>
      </w:r>
      <w:r>
        <w:rPr>
          <w:rFonts w:ascii="Times New Roman" w:eastAsia="宋体" w:hAnsi="Times New Roman" w:cs="Times New Roman" w:hint="eastAsia"/>
          <w:szCs w:val="21"/>
        </w:rPr>
        <w:t>时组件疲劳寿命略有反弹趋势</w:t>
      </w:r>
      <w:commentRangeEnd w:id="3"/>
      <w:r>
        <w:commentReference w:id="3"/>
      </w:r>
      <w:r>
        <w:rPr>
          <w:rFonts w:ascii="Times New Roman" w:eastAsia="宋体" w:hAnsi="Times New Roman" w:cs="Times New Roman" w:hint="eastAsia"/>
          <w:szCs w:val="21"/>
        </w:rPr>
        <w:t>，但仍然不及无间隙安装。考虑到实际工况中，衬套与耳片孔之间需为润滑脂预留出一定空间，以及零件存在制造公差等因素，二者之间不可能无间隙安装，因此二者安装间隙应尽可能小。</w:t>
      </w:r>
    </w:p>
    <w:p w14:paraId="028B9F2D" w14:textId="77777777" w:rsidR="001B431B" w:rsidRDefault="00000000">
      <w:pPr>
        <w:spacing w:line="276"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4E2004DE" wp14:editId="3D679F3A">
            <wp:extent cx="2915920" cy="2231390"/>
            <wp:effectExtent l="0" t="0" r="0" b="0"/>
            <wp:docPr id="18897122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12214" name="图片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916340" cy="2232000"/>
                    </a:xfrm>
                    <a:prstGeom prst="rect">
                      <a:avLst/>
                    </a:prstGeom>
                    <a:noFill/>
                    <a:ln>
                      <a:noFill/>
                    </a:ln>
                  </pic:spPr>
                </pic:pic>
              </a:graphicData>
            </a:graphic>
          </wp:inline>
        </w:drawing>
      </w:r>
    </w:p>
    <w:p w14:paraId="41663B44" w14:textId="795A6DB7" w:rsidR="001B431B" w:rsidRPr="006D355A" w:rsidRDefault="00000000">
      <w:pPr>
        <w:spacing w:line="276" w:lineRule="auto"/>
        <w:jc w:val="center"/>
        <w:rPr>
          <w:rFonts w:ascii="Times New Roman" w:eastAsia="宋体" w:hAnsi="Times New Roman" w:cs="Times New Roman"/>
          <w:sz w:val="18"/>
          <w:szCs w:val="18"/>
        </w:rPr>
      </w:pPr>
      <w:r w:rsidRPr="006D355A">
        <w:rPr>
          <w:rFonts w:ascii="Times New Roman" w:eastAsia="宋体" w:hAnsi="Times New Roman" w:cs="Times New Roman" w:hint="eastAsia"/>
          <w:sz w:val="18"/>
          <w:szCs w:val="18"/>
        </w:rPr>
        <w:t>图</w:t>
      </w:r>
      <w:r w:rsidRPr="006D355A">
        <w:rPr>
          <w:rFonts w:ascii="Times New Roman" w:eastAsia="宋体" w:hAnsi="Times New Roman" w:cs="Times New Roman" w:hint="eastAsia"/>
          <w:sz w:val="18"/>
          <w:szCs w:val="18"/>
        </w:rPr>
        <w:t>1</w:t>
      </w:r>
      <w:r w:rsidR="006D355A">
        <w:rPr>
          <w:rFonts w:ascii="Times New Roman" w:eastAsia="宋体" w:hAnsi="Times New Roman" w:cs="Times New Roman" w:hint="eastAsia"/>
          <w:sz w:val="18"/>
          <w:szCs w:val="18"/>
        </w:rPr>
        <w:t>5</w:t>
      </w:r>
      <w:r w:rsidRPr="006D355A">
        <w:rPr>
          <w:rFonts w:ascii="Times New Roman" w:eastAsia="宋体" w:hAnsi="Times New Roman" w:cs="Times New Roman" w:hint="eastAsia"/>
          <w:sz w:val="18"/>
          <w:szCs w:val="18"/>
        </w:rPr>
        <w:t xml:space="preserve"> </w:t>
      </w:r>
      <w:r w:rsidRPr="006D355A">
        <w:rPr>
          <w:rFonts w:ascii="Times New Roman" w:eastAsia="宋体" w:hAnsi="Times New Roman" w:cs="Times New Roman" w:hint="eastAsia"/>
          <w:sz w:val="18"/>
          <w:szCs w:val="18"/>
        </w:rPr>
        <w:t>安装间隙变化时的耳片对数疲劳寿命</w:t>
      </w:r>
    </w:p>
    <w:p w14:paraId="09FC8935" w14:textId="77777777" w:rsidR="001B431B" w:rsidRDefault="00000000">
      <w:pPr>
        <w:spacing w:line="276" w:lineRule="auto"/>
        <w:rPr>
          <w:rFonts w:ascii="黑体" w:eastAsia="黑体" w:hAnsi="黑体"/>
          <w:sz w:val="24"/>
          <w:szCs w:val="24"/>
        </w:rPr>
      </w:pPr>
      <w:r>
        <w:rPr>
          <w:rFonts w:ascii="黑体" w:eastAsia="黑体" w:hAnsi="黑体" w:hint="eastAsia"/>
          <w:sz w:val="24"/>
          <w:szCs w:val="24"/>
        </w:rPr>
        <w:t>4结束语</w:t>
      </w:r>
    </w:p>
    <w:p w14:paraId="38287725" w14:textId="25CE2813" w:rsidR="001B431B" w:rsidRDefault="00000000">
      <w:pPr>
        <w:spacing w:line="276" w:lineRule="auto"/>
        <w:rPr>
          <w:del w:id="4" w:author="horse1" w:date="2024-04-18T17:04:00Z"/>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w:t>
      </w:r>
      <w:r>
        <w:rPr>
          <w:rFonts w:ascii="Times New Roman" w:eastAsia="宋体" w:hAnsi="Times New Roman" w:cs="Times New Roman"/>
          <w:szCs w:val="21"/>
        </w:rPr>
        <w:t>1</w:t>
      </w:r>
      <w:r>
        <w:rPr>
          <w:rFonts w:ascii="Times New Roman" w:eastAsia="宋体" w:hAnsi="Times New Roman" w:cs="Times New Roman"/>
          <w:szCs w:val="21"/>
        </w:rPr>
        <w:t>）</w:t>
      </w:r>
      <w:r>
        <w:rPr>
          <w:rFonts w:ascii="Times New Roman" w:eastAsia="宋体" w:hAnsi="Times New Roman" w:cs="Times New Roman" w:hint="eastAsia"/>
          <w:szCs w:val="21"/>
        </w:rPr>
        <w:t>在</w:t>
      </w:r>
      <w:r>
        <w:rPr>
          <w:rFonts w:ascii="Times New Roman" w:eastAsia="宋体" w:hAnsi="Times New Roman" w:cs="Times New Roman" w:hint="eastAsia"/>
          <w:szCs w:val="21"/>
        </w:rPr>
        <w:t>ABAQUS</w:t>
      </w:r>
      <w:r>
        <w:rPr>
          <w:rFonts w:ascii="Times New Roman" w:eastAsia="宋体" w:hAnsi="Times New Roman" w:cs="Times New Roman" w:hint="eastAsia"/>
          <w:szCs w:val="21"/>
        </w:rPr>
        <w:t>有限元仿真软件中对冷挤压强化相关的压合衬套耳片孔组件进行了三维模型建立和网格划分，并采用能量法和拉拔力测试对比的方式验证了有限元模型的有效性和可靠性。简化后的模型可较为准确地还原实际的压合衬套耳片孔组件冷挤压强化过程。在冷挤压模拟仿真结果的基础上，向耳片衬套组件施加不同级别的疲劳载荷，对比分析了不同工艺参数下的疲劳寿命。</w:t>
      </w:r>
    </w:p>
    <w:p w14:paraId="685FAA20" w14:textId="753348BA"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hint="eastAsia"/>
          <w:szCs w:val="21"/>
        </w:rPr>
        <w:t>）芯棒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圆弧半径控制在</w:t>
      </w:r>
      <w:r>
        <w:rPr>
          <w:rFonts w:ascii="Times New Roman" w:eastAsia="宋体" w:hAnsi="Times New Roman" w:cs="Times New Roman" w:hint="eastAsia"/>
          <w:szCs w:val="21"/>
        </w:rPr>
        <w:t>2~2.5mm</w:t>
      </w:r>
      <w:r>
        <w:rPr>
          <w:rFonts w:ascii="Times New Roman" w:eastAsia="宋体" w:hAnsi="Times New Roman" w:cs="Times New Roman" w:hint="eastAsia"/>
          <w:szCs w:val="21"/>
        </w:rPr>
        <w:t>时，才能使冷挤压后形成有效的残余压应力场；</w:t>
      </w:r>
      <w:commentRangeStart w:id="5"/>
      <w:r>
        <w:rPr>
          <w:rFonts w:ascii="Times New Roman" w:eastAsia="宋体" w:hAnsi="Times New Roman" w:cs="Times New Roman" w:hint="eastAsia"/>
          <w:szCs w:val="21"/>
        </w:rPr>
        <w:t>残余压应力大小和深度与衬套铰孔量呈正相关</w:t>
      </w:r>
      <w:commentRangeEnd w:id="5"/>
      <w:r>
        <w:commentReference w:id="5"/>
      </w:r>
      <w:r>
        <w:rPr>
          <w:rFonts w:ascii="Times New Roman" w:eastAsia="宋体" w:hAnsi="Times New Roman" w:cs="Times New Roman" w:hint="eastAsia"/>
          <w:szCs w:val="21"/>
        </w:rPr>
        <w:t>；衬套与耳片安装间隙越小则越有益于残余压应力的分布。</w:t>
      </w:r>
    </w:p>
    <w:p w14:paraId="7B33746A" w14:textId="22BA11FD"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hint="eastAsia"/>
          <w:szCs w:val="21"/>
        </w:rPr>
        <w:t>）芯棒</w:t>
      </w:r>
      <w:r w:rsidR="00414BFD">
        <w:rPr>
          <w:rFonts w:ascii="Times New Roman" w:eastAsia="宋体" w:hAnsi="Times New Roman" w:cs="Times New Roman" w:hint="eastAsia"/>
          <w:szCs w:val="21"/>
        </w:rPr>
        <w:t>过渡</w:t>
      </w:r>
      <w:r>
        <w:rPr>
          <w:rFonts w:ascii="Times New Roman" w:eastAsia="宋体" w:hAnsi="Times New Roman" w:cs="Times New Roman" w:hint="eastAsia"/>
          <w:szCs w:val="21"/>
        </w:rPr>
        <w:t>圆弧半径的大小对压合衬套耳片孔组件疲劳寿命的影响较小，但</w:t>
      </w:r>
      <w:r>
        <w:rPr>
          <w:rFonts w:ascii="Times New Roman" w:eastAsia="宋体" w:hAnsi="Times New Roman" w:cs="Times New Roman" w:hint="eastAsia"/>
          <w:szCs w:val="21"/>
        </w:rPr>
        <w:t>2mm</w:t>
      </w:r>
      <w:r>
        <w:rPr>
          <w:rFonts w:ascii="Times New Roman" w:eastAsia="宋体" w:hAnsi="Times New Roman" w:cs="Times New Roman" w:hint="eastAsia"/>
          <w:szCs w:val="21"/>
        </w:rPr>
        <w:t>或</w:t>
      </w:r>
      <w:r>
        <w:rPr>
          <w:rFonts w:ascii="Times New Roman" w:eastAsia="宋体" w:hAnsi="Times New Roman" w:cs="Times New Roman" w:hint="eastAsia"/>
          <w:szCs w:val="21"/>
        </w:rPr>
        <w:t>2.5mm</w:t>
      </w:r>
      <w:r>
        <w:rPr>
          <w:rFonts w:ascii="Times New Roman" w:eastAsia="宋体" w:hAnsi="Times New Roman" w:cs="Times New Roman" w:hint="eastAsia"/>
          <w:szCs w:val="21"/>
        </w:rPr>
        <w:t>的半径更有利于耳片疲劳寿命的提高；铰孔与否对疲劳寿命的影响较为明显，在一定范围内铰孔量越大疲劳寿命越高，铰孔量以</w:t>
      </w:r>
      <w:r>
        <w:rPr>
          <w:rFonts w:ascii="Times New Roman" w:eastAsia="宋体" w:hAnsi="Times New Roman" w:cs="Times New Roman" w:hint="eastAsia"/>
          <w:szCs w:val="21"/>
        </w:rPr>
        <w:t>0.8mm</w:t>
      </w:r>
      <w:r>
        <w:rPr>
          <w:rFonts w:ascii="Times New Roman" w:eastAsia="宋体" w:hAnsi="Times New Roman" w:cs="Times New Roman" w:hint="eastAsia"/>
          <w:szCs w:val="21"/>
        </w:rPr>
        <w:t>为佳；工件疲劳寿命与衬套及耳片安装间隙大小大致呈负相关，较大的安装间隙会削弱工件的疲劳性能。</w:t>
      </w:r>
    </w:p>
    <w:p w14:paraId="0005F362" w14:textId="77777777" w:rsidR="001B431B" w:rsidRDefault="00000000">
      <w:pPr>
        <w:spacing w:line="276" w:lineRule="auto"/>
        <w:rPr>
          <w:rFonts w:ascii="黑体" w:eastAsia="黑体" w:hAnsi="黑体"/>
          <w:sz w:val="24"/>
          <w:szCs w:val="24"/>
        </w:rPr>
      </w:pPr>
      <w:r>
        <w:rPr>
          <w:rFonts w:ascii="黑体" w:eastAsia="黑体" w:hAnsi="黑体" w:hint="eastAsia"/>
          <w:sz w:val="24"/>
          <w:szCs w:val="24"/>
        </w:rPr>
        <w:t>参考文献</w:t>
      </w:r>
    </w:p>
    <w:p w14:paraId="7F56A73A"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[1] Fu Y, Ge E, Su H, et al. Cold expansion technology of connection holes in aircraft structures: A review and prospect[J]. Chinese Journal of Aeronautics, 2015, 28(4): 961-973.</w:t>
      </w:r>
    </w:p>
    <w:p w14:paraId="3A5A57DB"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2</w:t>
      </w:r>
      <w:r>
        <w:rPr>
          <w:rFonts w:ascii="Times New Roman" w:eastAsia="宋体" w:hAnsi="Times New Roman" w:cs="Times New Roman"/>
          <w:szCs w:val="21"/>
        </w:rPr>
        <w:t>]</w:t>
      </w:r>
      <w:r>
        <w:t xml:space="preserve"> </w:t>
      </w:r>
      <w:r>
        <w:rPr>
          <w:rFonts w:ascii="Times New Roman" w:eastAsia="宋体" w:hAnsi="Times New Roman" w:cs="Times New Roman"/>
        </w:rPr>
        <w:t>王燕礼</w:t>
      </w:r>
      <w:r>
        <w:rPr>
          <w:rFonts w:ascii="Times New Roman" w:eastAsia="宋体" w:hAnsi="Times New Roman" w:cs="Times New Roman"/>
        </w:rPr>
        <w:t xml:space="preserve">, </w:t>
      </w:r>
      <w:r>
        <w:rPr>
          <w:rFonts w:ascii="Times New Roman" w:eastAsia="宋体" w:hAnsi="Times New Roman" w:cs="Times New Roman"/>
        </w:rPr>
        <w:t>朱有利</w:t>
      </w:r>
      <w:r>
        <w:rPr>
          <w:rFonts w:ascii="Times New Roman" w:eastAsia="宋体" w:hAnsi="Times New Roman" w:cs="Times New Roman"/>
        </w:rPr>
        <w:t xml:space="preserve">, </w:t>
      </w:r>
      <w:r>
        <w:rPr>
          <w:rFonts w:ascii="Times New Roman" w:eastAsia="宋体" w:hAnsi="Times New Roman" w:cs="Times New Roman"/>
        </w:rPr>
        <w:t>曹强</w:t>
      </w:r>
      <w:r>
        <w:rPr>
          <w:rFonts w:ascii="Times New Roman" w:eastAsia="宋体" w:hAnsi="Times New Roman" w:cs="Times New Roman"/>
        </w:rPr>
        <w:t xml:space="preserve">, </w:t>
      </w:r>
      <w:r>
        <w:rPr>
          <w:rFonts w:ascii="Times New Roman" w:eastAsia="宋体" w:hAnsi="Times New Roman" w:cs="Times New Roman"/>
        </w:rPr>
        <w:t>等</w:t>
      </w:r>
      <w:r>
        <w:rPr>
          <w:rFonts w:ascii="Times New Roman" w:eastAsia="宋体" w:hAnsi="Times New Roman" w:cs="Times New Roman"/>
        </w:rPr>
        <w:t xml:space="preserve">. </w:t>
      </w:r>
      <w:r>
        <w:rPr>
          <w:rFonts w:ascii="Times New Roman" w:eastAsia="宋体" w:hAnsi="Times New Roman" w:cs="Times New Roman"/>
        </w:rPr>
        <w:t>孔挤压强化技术研究进展与展望</w:t>
      </w:r>
      <w:r>
        <w:rPr>
          <w:rFonts w:ascii="Times New Roman" w:eastAsia="宋体" w:hAnsi="Times New Roman" w:cs="Times New Roman"/>
        </w:rPr>
        <w:t xml:space="preserve">[J]. </w:t>
      </w:r>
      <w:r>
        <w:rPr>
          <w:rFonts w:ascii="Times New Roman" w:eastAsia="宋体" w:hAnsi="Times New Roman" w:cs="Times New Roman"/>
        </w:rPr>
        <w:t>航空学报</w:t>
      </w:r>
      <w:r>
        <w:rPr>
          <w:rFonts w:ascii="Times New Roman" w:eastAsia="宋体" w:hAnsi="Times New Roman" w:cs="Times New Roman"/>
        </w:rPr>
        <w:t>, 2018, 39(2): 1-17.</w:t>
      </w:r>
    </w:p>
    <w:p w14:paraId="36E930AB"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3</w:t>
      </w:r>
      <w:r>
        <w:rPr>
          <w:rFonts w:ascii="Times New Roman" w:eastAsia="宋体" w:hAnsi="Times New Roman" w:cs="Times New Roman"/>
          <w:szCs w:val="21"/>
        </w:rPr>
        <w:t>] Babu N C M, Jagadish T, Ramachandra K, et al. A simplified 3-D finite element simulation of cold expansion of a circular hole to capture through thickness variation of residual stresses[J]. Engineering failure analysis, 2008, 15(4): 339-348.</w:t>
      </w:r>
    </w:p>
    <w:p w14:paraId="2AFCEE3C"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4</w:t>
      </w:r>
      <w:r>
        <w:rPr>
          <w:rFonts w:ascii="Times New Roman" w:eastAsia="宋体" w:hAnsi="Times New Roman" w:cs="Times New Roman"/>
          <w:szCs w:val="21"/>
        </w:rPr>
        <w:t>] Mann J Y, Jost G S. Stress fields associated with interference fitted and cold-expanded holes with particular reference to the fatigue life enhancement of aircraft structural joints[C]//Metals forum. 1983, 6(1): 43-53.</w:t>
      </w:r>
    </w:p>
    <w:p w14:paraId="444C2CAB"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5</w:t>
      </w:r>
      <w:r>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szCs w:val="21"/>
        </w:rPr>
        <w:t>李敏</w:t>
      </w:r>
      <w:r>
        <w:rPr>
          <w:rFonts w:ascii="Times New Roman" w:eastAsia="宋体" w:hAnsi="Times New Roman" w:cs="Times New Roman"/>
          <w:szCs w:val="21"/>
        </w:rPr>
        <w:t>.</w:t>
      </w:r>
      <w:r>
        <w:rPr>
          <w:rFonts w:ascii="Times New Roman" w:eastAsia="宋体" w:hAnsi="Times New Roman" w:cs="Times New Roman"/>
          <w:szCs w:val="21"/>
        </w:rPr>
        <w:t>小直径开缝衬套翻边工艺及冷挤压强化性能研究</w:t>
      </w:r>
      <w:r>
        <w:rPr>
          <w:rFonts w:ascii="Times New Roman" w:eastAsia="宋体" w:hAnsi="Times New Roman" w:cs="Times New Roman"/>
          <w:szCs w:val="21"/>
        </w:rPr>
        <w:t>[D].</w:t>
      </w:r>
      <w:r>
        <w:rPr>
          <w:rFonts w:ascii="Times New Roman" w:eastAsia="宋体" w:hAnsi="Times New Roman" w:cs="Times New Roman"/>
          <w:szCs w:val="21"/>
        </w:rPr>
        <w:t>南京航空航天大学</w:t>
      </w:r>
      <w:r>
        <w:rPr>
          <w:rFonts w:ascii="Times New Roman" w:eastAsia="宋体" w:hAnsi="Times New Roman" w:cs="Times New Roman"/>
          <w:szCs w:val="21"/>
        </w:rPr>
        <w:t>,2017.</w:t>
      </w:r>
    </w:p>
    <w:p w14:paraId="395A70CA"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6</w:t>
      </w:r>
      <w:r>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szCs w:val="21"/>
        </w:rPr>
        <w:t>王彩勇</w:t>
      </w:r>
      <w:r>
        <w:rPr>
          <w:rFonts w:ascii="Times New Roman" w:eastAsia="宋体" w:hAnsi="Times New Roman" w:cs="Times New Roman"/>
          <w:szCs w:val="21"/>
        </w:rPr>
        <w:t>.</w:t>
      </w:r>
      <w:r>
        <w:rPr>
          <w:rFonts w:ascii="Times New Roman" w:eastAsia="宋体" w:hAnsi="Times New Roman" w:cs="Times New Roman"/>
          <w:szCs w:val="21"/>
        </w:rPr>
        <w:t>小直径开缝衬套冷挤压强化孔疲劳寿命研究</w:t>
      </w:r>
      <w:r>
        <w:rPr>
          <w:rFonts w:ascii="Times New Roman" w:eastAsia="宋体" w:hAnsi="Times New Roman" w:cs="Times New Roman"/>
          <w:szCs w:val="21"/>
        </w:rPr>
        <w:t>[D].</w:t>
      </w:r>
      <w:r>
        <w:rPr>
          <w:rFonts w:ascii="Times New Roman" w:eastAsia="宋体" w:hAnsi="Times New Roman" w:cs="Times New Roman"/>
          <w:szCs w:val="21"/>
        </w:rPr>
        <w:t>南京航空航天大学</w:t>
      </w:r>
      <w:r>
        <w:rPr>
          <w:rFonts w:ascii="Times New Roman" w:eastAsia="宋体" w:hAnsi="Times New Roman" w:cs="Times New Roman"/>
          <w:szCs w:val="21"/>
        </w:rPr>
        <w:t>,2016.</w:t>
      </w:r>
    </w:p>
    <w:p w14:paraId="5DA5D8F6" w14:textId="77777777"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7</w:t>
      </w:r>
      <w:r>
        <w:rPr>
          <w:rFonts w:ascii="Times New Roman" w:eastAsia="宋体" w:hAnsi="Times New Roman" w:cs="Times New Roman"/>
          <w:szCs w:val="21"/>
        </w:rPr>
        <w:t>]</w:t>
      </w:r>
      <w:r>
        <w:rPr>
          <w:rFonts w:ascii="Times New Roman" w:eastAsia="宋体" w:hAnsi="Times New Roman" w:cs="Times New Roman" w:hint="eastAsia"/>
          <w:szCs w:val="21"/>
        </w:rPr>
        <w:t xml:space="preserve"> </w:t>
      </w:r>
      <w:proofErr w:type="gramStart"/>
      <w:r>
        <w:rPr>
          <w:rFonts w:ascii="Times New Roman" w:eastAsia="宋体" w:hAnsi="Times New Roman" w:cs="Times New Roman"/>
          <w:szCs w:val="21"/>
        </w:rPr>
        <w:t>董卫萍</w:t>
      </w:r>
      <w:proofErr w:type="gramEnd"/>
      <w:r>
        <w:rPr>
          <w:rFonts w:ascii="Times New Roman" w:eastAsia="宋体" w:hAnsi="Times New Roman" w:cs="Times New Roman"/>
          <w:szCs w:val="21"/>
        </w:rPr>
        <w:t>,</w:t>
      </w:r>
      <w:r>
        <w:rPr>
          <w:rFonts w:ascii="Times New Roman" w:eastAsia="宋体" w:hAnsi="Times New Roman" w:cs="Times New Roman"/>
          <w:szCs w:val="21"/>
        </w:rPr>
        <w:t>高飞</w:t>
      </w:r>
      <w:r>
        <w:rPr>
          <w:rFonts w:ascii="Times New Roman" w:eastAsia="宋体" w:hAnsi="Times New Roman" w:cs="Times New Roman"/>
          <w:szCs w:val="21"/>
        </w:rPr>
        <w:t>,</w:t>
      </w:r>
      <w:r>
        <w:rPr>
          <w:rFonts w:ascii="Times New Roman" w:eastAsia="宋体" w:hAnsi="Times New Roman" w:cs="Times New Roman"/>
          <w:szCs w:val="21"/>
        </w:rPr>
        <w:t>邢欣等</w:t>
      </w:r>
      <w:r>
        <w:rPr>
          <w:rFonts w:ascii="Times New Roman" w:eastAsia="宋体" w:hAnsi="Times New Roman" w:cs="Times New Roman"/>
          <w:szCs w:val="21"/>
        </w:rPr>
        <w:t>.</w:t>
      </w:r>
      <w:r>
        <w:rPr>
          <w:rFonts w:ascii="Times New Roman" w:eastAsia="宋体" w:hAnsi="Times New Roman" w:cs="Times New Roman"/>
          <w:szCs w:val="21"/>
        </w:rPr>
        <w:t>开缝衬套冷挤压强化工艺对</w:t>
      </w:r>
      <w:r>
        <w:rPr>
          <w:rFonts w:ascii="Times New Roman" w:eastAsia="宋体" w:hAnsi="Times New Roman" w:cs="Times New Roman"/>
          <w:szCs w:val="21"/>
        </w:rPr>
        <w:t>7050</w:t>
      </w:r>
      <w:r>
        <w:rPr>
          <w:rFonts w:ascii="Times New Roman" w:eastAsia="宋体" w:hAnsi="Times New Roman" w:cs="Times New Roman"/>
          <w:szCs w:val="21"/>
        </w:rPr>
        <w:t>铝合金孔连接结构疲劳寿命的影</w:t>
      </w:r>
      <w:r>
        <w:rPr>
          <w:rFonts w:ascii="Times New Roman" w:eastAsia="宋体" w:hAnsi="Times New Roman" w:cs="Times New Roman"/>
          <w:szCs w:val="21"/>
        </w:rPr>
        <w:lastRenderedPageBreak/>
        <w:t>响</w:t>
      </w:r>
      <w:r>
        <w:rPr>
          <w:rFonts w:ascii="Times New Roman" w:eastAsia="宋体" w:hAnsi="Times New Roman" w:cs="Times New Roman"/>
          <w:szCs w:val="21"/>
        </w:rPr>
        <w:t>[J].</w:t>
      </w:r>
      <w:r>
        <w:rPr>
          <w:rFonts w:ascii="Times New Roman" w:eastAsia="宋体" w:hAnsi="Times New Roman" w:cs="Times New Roman"/>
          <w:szCs w:val="21"/>
        </w:rPr>
        <w:t>工具技术</w:t>
      </w:r>
      <w:r>
        <w:rPr>
          <w:rFonts w:ascii="Times New Roman" w:eastAsia="宋体" w:hAnsi="Times New Roman" w:cs="Times New Roman"/>
          <w:szCs w:val="21"/>
        </w:rPr>
        <w:t>,2021,55(12):68-72.</w:t>
      </w:r>
    </w:p>
    <w:p w14:paraId="42D08043" w14:textId="014BD741" w:rsidR="004A507A" w:rsidRDefault="004A507A">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 xml:space="preserve">[8] </w:t>
      </w:r>
      <w:proofErr w:type="gramStart"/>
      <w:r w:rsidRPr="004A507A">
        <w:rPr>
          <w:rFonts w:ascii="Times New Roman" w:eastAsia="宋体" w:hAnsi="Times New Roman" w:cs="Times New Roman" w:hint="eastAsia"/>
          <w:szCs w:val="21"/>
        </w:rPr>
        <w:t>曹增强</w:t>
      </w:r>
      <w:proofErr w:type="gramEnd"/>
      <w:r w:rsidRPr="004A507A">
        <w:rPr>
          <w:rFonts w:ascii="Times New Roman" w:eastAsia="宋体" w:hAnsi="Times New Roman" w:cs="Times New Roman"/>
          <w:szCs w:val="21"/>
        </w:rPr>
        <w:t xml:space="preserve">, </w:t>
      </w:r>
      <w:r w:rsidRPr="004A507A">
        <w:rPr>
          <w:rFonts w:ascii="Times New Roman" w:eastAsia="宋体" w:hAnsi="Times New Roman" w:cs="Times New Roman"/>
          <w:szCs w:val="21"/>
        </w:rPr>
        <w:t>胡朝阳</w:t>
      </w:r>
      <w:r w:rsidRPr="004A507A">
        <w:rPr>
          <w:rFonts w:ascii="Times New Roman" w:eastAsia="宋体" w:hAnsi="Times New Roman" w:cs="Times New Roman"/>
          <w:szCs w:val="21"/>
        </w:rPr>
        <w:t xml:space="preserve">, </w:t>
      </w:r>
      <w:proofErr w:type="gramStart"/>
      <w:r w:rsidRPr="004A507A">
        <w:rPr>
          <w:rFonts w:ascii="Times New Roman" w:eastAsia="宋体" w:hAnsi="Times New Roman" w:cs="Times New Roman"/>
          <w:szCs w:val="21"/>
        </w:rPr>
        <w:t>甘学东</w:t>
      </w:r>
      <w:proofErr w:type="gramEnd"/>
      <w:r w:rsidRPr="004A507A">
        <w:rPr>
          <w:rFonts w:ascii="Times New Roman" w:eastAsia="宋体" w:hAnsi="Times New Roman" w:cs="Times New Roman"/>
          <w:szCs w:val="21"/>
        </w:rPr>
        <w:t xml:space="preserve">, </w:t>
      </w:r>
      <w:r w:rsidRPr="004A507A">
        <w:rPr>
          <w:rFonts w:ascii="Times New Roman" w:eastAsia="宋体" w:hAnsi="Times New Roman" w:cs="Times New Roman"/>
          <w:szCs w:val="21"/>
        </w:rPr>
        <w:t>等</w:t>
      </w:r>
      <w:r w:rsidRPr="004A507A">
        <w:rPr>
          <w:rFonts w:ascii="Times New Roman" w:eastAsia="宋体" w:hAnsi="Times New Roman" w:cs="Times New Roman"/>
          <w:szCs w:val="21"/>
        </w:rPr>
        <w:t xml:space="preserve">. </w:t>
      </w:r>
      <w:proofErr w:type="gramStart"/>
      <w:r w:rsidRPr="004A507A">
        <w:rPr>
          <w:rFonts w:ascii="Times New Roman" w:eastAsia="宋体" w:hAnsi="Times New Roman" w:cs="Times New Roman"/>
          <w:szCs w:val="21"/>
        </w:rPr>
        <w:t>小边距孔的</w:t>
      </w:r>
      <w:proofErr w:type="gramEnd"/>
      <w:r w:rsidRPr="004A507A">
        <w:rPr>
          <w:rFonts w:ascii="Times New Roman" w:eastAsia="宋体" w:hAnsi="Times New Roman" w:cs="Times New Roman"/>
          <w:szCs w:val="21"/>
        </w:rPr>
        <w:t>压合衬套强化工艺研究</w:t>
      </w:r>
      <w:r w:rsidRPr="004A507A">
        <w:rPr>
          <w:rFonts w:ascii="Times New Roman" w:eastAsia="宋体" w:hAnsi="Times New Roman" w:cs="Times New Roman"/>
          <w:szCs w:val="21"/>
        </w:rPr>
        <w:t xml:space="preserve">[J]. </w:t>
      </w:r>
      <w:r w:rsidRPr="004A507A">
        <w:rPr>
          <w:rFonts w:ascii="Times New Roman" w:eastAsia="宋体" w:hAnsi="Times New Roman" w:cs="Times New Roman"/>
          <w:szCs w:val="21"/>
        </w:rPr>
        <w:t>机械强度</w:t>
      </w:r>
      <w:r w:rsidRPr="004A507A">
        <w:rPr>
          <w:rFonts w:ascii="Times New Roman" w:eastAsia="宋体" w:hAnsi="Times New Roman" w:cs="Times New Roman"/>
          <w:szCs w:val="21"/>
        </w:rPr>
        <w:t>, 2016, 38(5): 1093-1098.</w:t>
      </w:r>
    </w:p>
    <w:p w14:paraId="321BE1D7" w14:textId="61DC9B4C" w:rsidR="004A507A" w:rsidRDefault="004A507A">
      <w:pPr>
        <w:spacing w:line="276" w:lineRule="auto"/>
        <w:rPr>
          <w:rFonts w:ascii="Times New Roman" w:eastAsia="宋体" w:hAnsi="Times New Roman" w:cs="Times New Roman"/>
          <w:szCs w:val="21"/>
        </w:rPr>
      </w:pPr>
      <w:r w:rsidRPr="004A507A">
        <w:rPr>
          <w:rFonts w:ascii="Times New Roman" w:eastAsia="宋体" w:hAnsi="Times New Roman" w:cs="Times New Roman"/>
          <w:szCs w:val="21"/>
        </w:rPr>
        <w:t>[</w:t>
      </w:r>
      <w:r>
        <w:rPr>
          <w:rFonts w:ascii="Times New Roman" w:eastAsia="宋体" w:hAnsi="Times New Roman" w:cs="Times New Roman" w:hint="eastAsia"/>
          <w:szCs w:val="21"/>
        </w:rPr>
        <w:t>9</w:t>
      </w:r>
      <w:r w:rsidRPr="004A507A">
        <w:rPr>
          <w:rFonts w:ascii="Times New Roman" w:eastAsia="宋体" w:hAnsi="Times New Roman" w:cs="Times New Roman"/>
          <w:szCs w:val="21"/>
        </w:rPr>
        <w:t>]</w:t>
      </w:r>
      <w:r>
        <w:rPr>
          <w:rFonts w:ascii="Times New Roman" w:eastAsia="宋体" w:hAnsi="Times New Roman" w:cs="Times New Roman" w:hint="eastAsia"/>
          <w:szCs w:val="21"/>
        </w:rPr>
        <w:t xml:space="preserve"> </w:t>
      </w:r>
      <w:r w:rsidRPr="004A507A">
        <w:rPr>
          <w:rFonts w:ascii="Times New Roman" w:eastAsia="宋体" w:hAnsi="Times New Roman" w:cs="Times New Roman"/>
          <w:szCs w:val="21"/>
        </w:rPr>
        <w:t>唐伟</w:t>
      </w:r>
      <w:r w:rsidRPr="004A507A">
        <w:rPr>
          <w:rFonts w:ascii="Times New Roman" w:eastAsia="宋体" w:hAnsi="Times New Roman" w:cs="Times New Roman"/>
          <w:szCs w:val="21"/>
        </w:rPr>
        <w:t>,</w:t>
      </w:r>
      <w:r w:rsidRPr="004A507A">
        <w:rPr>
          <w:rFonts w:ascii="Times New Roman" w:eastAsia="宋体" w:hAnsi="Times New Roman" w:cs="Times New Roman"/>
          <w:szCs w:val="21"/>
        </w:rPr>
        <w:t>林忠亮</w:t>
      </w:r>
      <w:r w:rsidRPr="004A507A">
        <w:rPr>
          <w:rFonts w:ascii="Times New Roman" w:eastAsia="宋体" w:hAnsi="Times New Roman" w:cs="Times New Roman"/>
          <w:szCs w:val="21"/>
        </w:rPr>
        <w:t>,</w:t>
      </w:r>
      <w:r w:rsidRPr="004A507A">
        <w:rPr>
          <w:rFonts w:ascii="Times New Roman" w:eastAsia="宋体" w:hAnsi="Times New Roman" w:cs="Times New Roman"/>
          <w:szCs w:val="21"/>
        </w:rPr>
        <w:t>吴保全</w:t>
      </w:r>
      <w:r w:rsidRPr="004A507A">
        <w:rPr>
          <w:rFonts w:ascii="Times New Roman" w:eastAsia="宋体" w:hAnsi="Times New Roman" w:cs="Times New Roman"/>
          <w:szCs w:val="21"/>
        </w:rPr>
        <w:t>,</w:t>
      </w:r>
      <w:r w:rsidRPr="004A507A">
        <w:rPr>
          <w:rFonts w:ascii="Times New Roman" w:eastAsia="宋体" w:hAnsi="Times New Roman" w:cs="Times New Roman"/>
          <w:szCs w:val="21"/>
        </w:rPr>
        <w:t>等</w:t>
      </w:r>
      <w:r w:rsidRPr="004A507A">
        <w:rPr>
          <w:rFonts w:ascii="Times New Roman" w:eastAsia="宋体" w:hAnsi="Times New Roman" w:cs="Times New Roman"/>
          <w:szCs w:val="21"/>
        </w:rPr>
        <w:t>.</w:t>
      </w:r>
      <w:r w:rsidRPr="004A507A">
        <w:rPr>
          <w:rFonts w:ascii="Times New Roman" w:eastAsia="宋体" w:hAnsi="Times New Roman" w:cs="Times New Roman"/>
          <w:szCs w:val="21"/>
        </w:rPr>
        <w:t>孔结构压合衬套冷挤压强化的疲劳寿命试验研究</w:t>
      </w:r>
      <w:r w:rsidRPr="004A507A">
        <w:rPr>
          <w:rFonts w:ascii="Times New Roman" w:eastAsia="宋体" w:hAnsi="Times New Roman" w:cs="Times New Roman"/>
          <w:szCs w:val="21"/>
        </w:rPr>
        <w:t>[J].</w:t>
      </w:r>
      <w:r w:rsidRPr="004A507A">
        <w:rPr>
          <w:rFonts w:ascii="Times New Roman" w:eastAsia="宋体" w:hAnsi="Times New Roman" w:cs="Times New Roman"/>
          <w:szCs w:val="21"/>
        </w:rPr>
        <w:t>航空精密制造技术</w:t>
      </w:r>
      <w:r w:rsidRPr="004A507A">
        <w:rPr>
          <w:rFonts w:ascii="Times New Roman" w:eastAsia="宋体" w:hAnsi="Times New Roman" w:cs="Times New Roman"/>
          <w:szCs w:val="21"/>
        </w:rPr>
        <w:t>,2022,58(04):11-15+41.</w:t>
      </w:r>
    </w:p>
    <w:p w14:paraId="720055E3" w14:textId="6ADA6D2E" w:rsidR="004A507A" w:rsidRDefault="004A507A">
      <w:pPr>
        <w:spacing w:line="276" w:lineRule="auto"/>
        <w:rPr>
          <w:rFonts w:ascii="Times New Roman" w:eastAsia="宋体" w:hAnsi="Times New Roman" w:cs="Times New Roman"/>
          <w:szCs w:val="21"/>
        </w:rPr>
      </w:pPr>
      <w:r w:rsidRPr="004A507A">
        <w:rPr>
          <w:rFonts w:ascii="Times New Roman" w:eastAsia="宋体" w:hAnsi="Times New Roman" w:cs="Times New Roman"/>
          <w:szCs w:val="21"/>
        </w:rPr>
        <w:t>[1</w:t>
      </w:r>
      <w:r>
        <w:rPr>
          <w:rFonts w:ascii="Times New Roman" w:eastAsia="宋体" w:hAnsi="Times New Roman" w:cs="Times New Roman" w:hint="eastAsia"/>
          <w:szCs w:val="21"/>
        </w:rPr>
        <w:t>0</w:t>
      </w:r>
      <w:r w:rsidRPr="004A507A">
        <w:rPr>
          <w:rFonts w:ascii="Times New Roman" w:eastAsia="宋体" w:hAnsi="Times New Roman" w:cs="Times New Roman"/>
          <w:szCs w:val="21"/>
        </w:rPr>
        <w:t>]</w:t>
      </w:r>
      <w:r>
        <w:rPr>
          <w:rFonts w:ascii="Times New Roman" w:eastAsia="宋体" w:hAnsi="Times New Roman" w:cs="Times New Roman" w:hint="eastAsia"/>
          <w:szCs w:val="21"/>
        </w:rPr>
        <w:t xml:space="preserve"> </w:t>
      </w:r>
      <w:r w:rsidRPr="004A507A">
        <w:rPr>
          <w:rFonts w:ascii="Times New Roman" w:eastAsia="宋体" w:hAnsi="Times New Roman" w:cs="Times New Roman"/>
          <w:szCs w:val="21"/>
        </w:rPr>
        <w:t>林忠亮</w:t>
      </w:r>
      <w:r w:rsidRPr="004A507A">
        <w:rPr>
          <w:rFonts w:ascii="Times New Roman" w:eastAsia="宋体" w:hAnsi="Times New Roman" w:cs="Times New Roman"/>
          <w:szCs w:val="21"/>
        </w:rPr>
        <w:t>,</w:t>
      </w:r>
      <w:r w:rsidRPr="004A507A">
        <w:rPr>
          <w:rFonts w:ascii="Times New Roman" w:eastAsia="宋体" w:hAnsi="Times New Roman" w:cs="Times New Roman"/>
          <w:szCs w:val="21"/>
        </w:rPr>
        <w:t>白清顺</w:t>
      </w:r>
      <w:r w:rsidRPr="004A507A">
        <w:rPr>
          <w:rFonts w:ascii="Times New Roman" w:eastAsia="宋体" w:hAnsi="Times New Roman" w:cs="Times New Roman"/>
          <w:szCs w:val="21"/>
        </w:rPr>
        <w:t>,</w:t>
      </w:r>
      <w:r w:rsidRPr="004A507A">
        <w:rPr>
          <w:rFonts w:ascii="Times New Roman" w:eastAsia="宋体" w:hAnsi="Times New Roman" w:cs="Times New Roman"/>
          <w:szCs w:val="21"/>
        </w:rPr>
        <w:t>唐伟</w:t>
      </w:r>
      <w:r w:rsidRPr="004A507A">
        <w:rPr>
          <w:rFonts w:ascii="Times New Roman" w:eastAsia="宋体" w:hAnsi="Times New Roman" w:cs="Times New Roman"/>
          <w:szCs w:val="21"/>
        </w:rPr>
        <w:t>,</w:t>
      </w:r>
      <w:r w:rsidRPr="004A507A">
        <w:rPr>
          <w:rFonts w:ascii="Times New Roman" w:eastAsia="宋体" w:hAnsi="Times New Roman" w:cs="Times New Roman"/>
          <w:szCs w:val="21"/>
        </w:rPr>
        <w:t>等</w:t>
      </w:r>
      <w:r w:rsidRPr="004A507A">
        <w:rPr>
          <w:rFonts w:ascii="Times New Roman" w:eastAsia="宋体" w:hAnsi="Times New Roman" w:cs="Times New Roman"/>
          <w:szCs w:val="21"/>
        </w:rPr>
        <w:t>.</w:t>
      </w:r>
      <w:r w:rsidRPr="004A507A">
        <w:rPr>
          <w:rFonts w:ascii="Times New Roman" w:eastAsia="宋体" w:hAnsi="Times New Roman" w:cs="Times New Roman"/>
          <w:szCs w:val="21"/>
        </w:rPr>
        <w:t>压合衬套冷挤压强化的残余应力的数值模拟</w:t>
      </w:r>
      <w:r w:rsidRPr="004A507A">
        <w:rPr>
          <w:rFonts w:ascii="Times New Roman" w:eastAsia="宋体" w:hAnsi="Times New Roman" w:cs="Times New Roman"/>
          <w:szCs w:val="21"/>
        </w:rPr>
        <w:t>[J].</w:t>
      </w:r>
      <w:r w:rsidRPr="004A507A">
        <w:rPr>
          <w:rFonts w:ascii="Times New Roman" w:eastAsia="宋体" w:hAnsi="Times New Roman" w:cs="Times New Roman"/>
          <w:szCs w:val="21"/>
        </w:rPr>
        <w:t>材料导报</w:t>
      </w:r>
      <w:r w:rsidRPr="004A507A">
        <w:rPr>
          <w:rFonts w:ascii="Times New Roman" w:eastAsia="宋体" w:hAnsi="Times New Roman" w:cs="Times New Roman"/>
          <w:szCs w:val="21"/>
        </w:rPr>
        <w:t>,2024,38(03):192-199.</w:t>
      </w:r>
    </w:p>
    <w:p w14:paraId="3E813E91" w14:textId="343B27FC"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w:t>
      </w:r>
      <w:r w:rsidR="004A507A">
        <w:rPr>
          <w:rFonts w:ascii="Times New Roman" w:eastAsia="宋体" w:hAnsi="Times New Roman" w:cs="Times New Roman" w:hint="eastAsia"/>
          <w:szCs w:val="21"/>
        </w:rPr>
        <w:t>11</w:t>
      </w:r>
      <w:r>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szCs w:val="21"/>
        </w:rPr>
        <w:t>张志贤</w:t>
      </w:r>
      <w:r>
        <w:rPr>
          <w:rFonts w:ascii="Times New Roman" w:eastAsia="宋体" w:hAnsi="Times New Roman" w:cs="Times New Roman"/>
          <w:szCs w:val="21"/>
        </w:rPr>
        <w:t>,</w:t>
      </w:r>
      <w:r>
        <w:rPr>
          <w:rFonts w:ascii="Times New Roman" w:eastAsia="宋体" w:hAnsi="Times New Roman" w:cs="Times New Roman"/>
          <w:szCs w:val="21"/>
        </w:rPr>
        <w:t>张立新</w:t>
      </w:r>
      <w:r>
        <w:rPr>
          <w:rFonts w:ascii="Times New Roman" w:eastAsia="宋体" w:hAnsi="Times New Roman" w:cs="Times New Roman"/>
          <w:szCs w:val="21"/>
        </w:rPr>
        <w:t>,</w:t>
      </w:r>
      <w:r>
        <w:rPr>
          <w:rFonts w:ascii="Times New Roman" w:eastAsia="宋体" w:hAnsi="Times New Roman" w:cs="Times New Roman"/>
          <w:szCs w:val="21"/>
        </w:rPr>
        <w:t>王凡</w:t>
      </w:r>
      <w:r>
        <w:rPr>
          <w:rFonts w:ascii="Times New Roman" w:eastAsia="宋体" w:hAnsi="Times New Roman" w:cs="Times New Roman"/>
          <w:szCs w:val="21"/>
        </w:rPr>
        <w:t>.</w:t>
      </w:r>
      <w:r>
        <w:rPr>
          <w:rFonts w:ascii="Times New Roman" w:eastAsia="宋体" w:hAnsi="Times New Roman" w:cs="Times New Roman"/>
          <w:szCs w:val="21"/>
        </w:rPr>
        <w:t>压合衬套强化耳片的疲劳寿命评估</w:t>
      </w:r>
      <w:r>
        <w:rPr>
          <w:rFonts w:ascii="Times New Roman" w:eastAsia="宋体" w:hAnsi="Times New Roman" w:cs="Times New Roman"/>
          <w:szCs w:val="21"/>
        </w:rPr>
        <w:t>[J].</w:t>
      </w:r>
      <w:r>
        <w:rPr>
          <w:rFonts w:ascii="Times New Roman" w:eastAsia="宋体" w:hAnsi="Times New Roman" w:cs="Times New Roman"/>
          <w:szCs w:val="21"/>
        </w:rPr>
        <w:t>航空科学技术</w:t>
      </w:r>
      <w:r>
        <w:rPr>
          <w:rFonts w:ascii="Times New Roman" w:eastAsia="宋体" w:hAnsi="Times New Roman" w:cs="Times New Roman"/>
          <w:szCs w:val="21"/>
        </w:rPr>
        <w:t>,2022,33(03):97-105.DOI:10.19452/</w:t>
      </w:r>
      <w:proofErr w:type="gramStart"/>
      <w:r>
        <w:rPr>
          <w:rFonts w:ascii="Times New Roman" w:eastAsia="宋体" w:hAnsi="Times New Roman" w:cs="Times New Roman"/>
          <w:szCs w:val="21"/>
        </w:rPr>
        <w:t>j.issn</w:t>
      </w:r>
      <w:proofErr w:type="gramEnd"/>
      <w:r>
        <w:rPr>
          <w:rFonts w:ascii="Times New Roman" w:eastAsia="宋体" w:hAnsi="Times New Roman" w:cs="Times New Roman"/>
          <w:szCs w:val="21"/>
        </w:rPr>
        <w:t>1007-5453.2022.03.013.</w:t>
      </w:r>
    </w:p>
    <w:p w14:paraId="7F4A1B69" w14:textId="61D83B55"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szCs w:val="21"/>
        </w:rPr>
        <w:t>[</w:t>
      </w:r>
      <w:r w:rsidR="004A507A">
        <w:rPr>
          <w:rFonts w:ascii="Times New Roman" w:eastAsia="宋体" w:hAnsi="Times New Roman" w:cs="Times New Roman" w:hint="eastAsia"/>
          <w:szCs w:val="21"/>
        </w:rPr>
        <w:t>12</w:t>
      </w:r>
      <w:r>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szCs w:val="21"/>
        </w:rPr>
        <w:t>王幸</w:t>
      </w:r>
      <w:r>
        <w:rPr>
          <w:rFonts w:ascii="Times New Roman" w:eastAsia="宋体" w:hAnsi="Times New Roman" w:cs="Times New Roman"/>
          <w:szCs w:val="21"/>
        </w:rPr>
        <w:t>.</w:t>
      </w:r>
      <w:r>
        <w:rPr>
          <w:rFonts w:ascii="Times New Roman" w:eastAsia="宋体" w:hAnsi="Times New Roman" w:cs="Times New Roman"/>
          <w:szCs w:val="21"/>
        </w:rPr>
        <w:t>孔挤压强化钛合金中心孔板疲劳寿命预测与验证</w:t>
      </w:r>
      <w:r>
        <w:rPr>
          <w:rFonts w:ascii="Times New Roman" w:eastAsia="宋体" w:hAnsi="Times New Roman" w:cs="Times New Roman"/>
          <w:szCs w:val="21"/>
        </w:rPr>
        <w:t>[D].</w:t>
      </w:r>
      <w:r>
        <w:rPr>
          <w:rFonts w:ascii="Times New Roman" w:eastAsia="宋体" w:hAnsi="Times New Roman" w:cs="Times New Roman"/>
          <w:szCs w:val="21"/>
        </w:rPr>
        <w:t>上海交通大学</w:t>
      </w:r>
      <w:r>
        <w:rPr>
          <w:rFonts w:ascii="Times New Roman" w:eastAsia="宋体" w:hAnsi="Times New Roman" w:cs="Times New Roman"/>
          <w:szCs w:val="21"/>
        </w:rPr>
        <w:t>,2017.</w:t>
      </w:r>
    </w:p>
    <w:p w14:paraId="590A8A12" w14:textId="014A034D" w:rsidR="001B431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[1</w:t>
      </w:r>
      <w:r w:rsidR="004A507A">
        <w:rPr>
          <w:rFonts w:ascii="Times New Roman" w:eastAsia="宋体" w:hAnsi="Times New Roman" w:cs="Times New Roman" w:hint="eastAsia"/>
          <w:szCs w:val="21"/>
        </w:rPr>
        <w:t>3</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王雨</w:t>
      </w:r>
      <w:r>
        <w:rPr>
          <w:rFonts w:ascii="Times New Roman" w:eastAsia="宋体" w:hAnsi="Times New Roman" w:cs="Times New Roman"/>
          <w:szCs w:val="21"/>
        </w:rPr>
        <w:t>,</w:t>
      </w:r>
      <w:r>
        <w:rPr>
          <w:rFonts w:ascii="Times New Roman" w:eastAsia="宋体" w:hAnsi="Times New Roman" w:cs="Times New Roman"/>
          <w:szCs w:val="21"/>
        </w:rPr>
        <w:t>谢丹</w:t>
      </w:r>
      <w:r>
        <w:rPr>
          <w:rFonts w:ascii="Times New Roman" w:eastAsia="宋体" w:hAnsi="Times New Roman" w:cs="Times New Roman"/>
          <w:szCs w:val="21"/>
        </w:rPr>
        <w:t>,</w:t>
      </w:r>
      <w:r>
        <w:rPr>
          <w:rFonts w:ascii="Times New Roman" w:eastAsia="宋体" w:hAnsi="Times New Roman" w:cs="Times New Roman"/>
          <w:szCs w:val="21"/>
        </w:rPr>
        <w:t>何珞玉</w:t>
      </w:r>
      <w:r>
        <w:rPr>
          <w:rFonts w:ascii="Times New Roman" w:eastAsia="宋体" w:hAnsi="Times New Roman" w:cs="Times New Roman"/>
          <w:szCs w:val="21"/>
        </w:rPr>
        <w:t>,</w:t>
      </w:r>
      <w:r>
        <w:rPr>
          <w:rFonts w:ascii="Times New Roman" w:eastAsia="宋体" w:hAnsi="Times New Roman" w:cs="Times New Roman"/>
          <w:szCs w:val="21"/>
        </w:rPr>
        <w:t>等</w:t>
      </w:r>
      <w:r>
        <w:rPr>
          <w:rFonts w:ascii="Times New Roman" w:eastAsia="宋体" w:hAnsi="Times New Roman" w:cs="Times New Roman"/>
          <w:szCs w:val="21"/>
        </w:rPr>
        <w:t>.</w:t>
      </w:r>
      <w:r>
        <w:rPr>
          <w:rFonts w:ascii="Times New Roman" w:eastAsia="宋体" w:hAnsi="Times New Roman" w:cs="Times New Roman"/>
          <w:szCs w:val="21"/>
        </w:rPr>
        <w:t>大型异形环件径</w:t>
      </w:r>
      <w:r>
        <w:rPr>
          <w:rFonts w:ascii="Times New Roman" w:eastAsia="宋体" w:hAnsi="Times New Roman" w:cs="Times New Roman"/>
          <w:szCs w:val="21"/>
        </w:rPr>
        <w:t>-</w:t>
      </w:r>
      <w:r>
        <w:rPr>
          <w:rFonts w:ascii="Times New Roman" w:eastAsia="宋体" w:hAnsi="Times New Roman" w:cs="Times New Roman"/>
          <w:szCs w:val="21"/>
        </w:rPr>
        <w:t>轴向轧制芯</w:t>
      </w:r>
      <w:proofErr w:type="gramStart"/>
      <w:r>
        <w:rPr>
          <w:rFonts w:ascii="Times New Roman" w:eastAsia="宋体" w:hAnsi="Times New Roman" w:cs="Times New Roman"/>
          <w:szCs w:val="21"/>
        </w:rPr>
        <w:t>辊运动</w:t>
      </w:r>
      <w:proofErr w:type="gramEnd"/>
      <w:r>
        <w:rPr>
          <w:rFonts w:ascii="Times New Roman" w:eastAsia="宋体" w:hAnsi="Times New Roman" w:cs="Times New Roman"/>
          <w:szCs w:val="21"/>
        </w:rPr>
        <w:t>自适应控制</w:t>
      </w:r>
      <w:r>
        <w:rPr>
          <w:rFonts w:ascii="Times New Roman" w:eastAsia="宋体" w:hAnsi="Times New Roman" w:cs="Times New Roman"/>
          <w:szCs w:val="21"/>
        </w:rPr>
        <w:t>[J].</w:t>
      </w:r>
      <w:r>
        <w:rPr>
          <w:rFonts w:ascii="Times New Roman" w:eastAsia="宋体" w:hAnsi="Times New Roman" w:cs="Times New Roman"/>
          <w:szCs w:val="21"/>
        </w:rPr>
        <w:t>塑性工程学报</w:t>
      </w:r>
      <w:r>
        <w:rPr>
          <w:rFonts w:ascii="Times New Roman" w:eastAsia="宋体" w:hAnsi="Times New Roman" w:cs="Times New Roman"/>
          <w:szCs w:val="21"/>
        </w:rPr>
        <w:t>,2021, 28(12): 81-89.</w:t>
      </w:r>
    </w:p>
    <w:p w14:paraId="045FC95B" w14:textId="77777777" w:rsidR="001B431B" w:rsidRDefault="001B431B">
      <w:pPr>
        <w:spacing w:line="276" w:lineRule="auto"/>
        <w:rPr>
          <w:rFonts w:ascii="Times New Roman" w:eastAsia="宋体" w:hAnsi="Times New Roman" w:cs="Times New Roman"/>
          <w:szCs w:val="21"/>
        </w:rPr>
      </w:pPr>
    </w:p>
    <w:p w14:paraId="69BC625A" w14:textId="3990C8F9" w:rsidR="001B431B" w:rsidRDefault="00000000">
      <w:pPr>
        <w:pStyle w:val="a4"/>
      </w:pPr>
      <w:r>
        <w:rPr>
          <w:rFonts w:hint="eastAsia"/>
        </w:rPr>
        <w:t>郑泽庭，男，2000年4月生，广东深圳人，汉族，南京航空航天大学，硕士研究生，研究方向为抗疲劳制造。</w:t>
      </w:r>
    </w:p>
    <w:p w14:paraId="7B15FCAB" w14:textId="77777777" w:rsidR="001B431B" w:rsidRDefault="00000000">
      <w:pPr>
        <w:pStyle w:val="a4"/>
      </w:pPr>
      <w:r>
        <w:rPr>
          <w:rFonts w:hint="eastAsia"/>
        </w:rPr>
        <w:t>通信地址：江苏省南京市秦淮区御道街29号南京航空航天大学</w:t>
      </w:r>
    </w:p>
    <w:p w14:paraId="158B347E" w14:textId="77777777" w:rsidR="001B431B" w:rsidRDefault="00000000">
      <w:pPr>
        <w:pStyle w:val="a4"/>
      </w:pPr>
      <w:r>
        <w:rPr>
          <w:rFonts w:hint="eastAsia"/>
        </w:rPr>
        <w:t>E-mail：</w:t>
      </w:r>
      <w:hyperlink r:id="rId29" w:history="1">
        <w:r>
          <w:rPr>
            <w:rStyle w:val="ab"/>
            <w:rFonts w:hint="eastAsia"/>
          </w:rPr>
          <w:t>brunozzt@nuaa.edu.cn</w:t>
        </w:r>
      </w:hyperlink>
    </w:p>
    <w:p w14:paraId="18698FBB" w14:textId="77777777" w:rsidR="001B431B" w:rsidRDefault="00000000">
      <w:pPr>
        <w:pStyle w:val="a4"/>
      </w:pPr>
      <w:r>
        <w:rPr>
          <w:rFonts w:hint="eastAsia"/>
        </w:rPr>
        <w:t>电话：18260054236</w:t>
      </w:r>
    </w:p>
    <w:sectPr w:rsidR="001B431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orse1" w:date="2024-04-18T17:29:00Z" w:initials="h">
    <w:p w14:paraId="48067C2A" w14:textId="77777777" w:rsidR="001B431B" w:rsidRDefault="00000000">
      <w:pPr>
        <w:pStyle w:val="a3"/>
      </w:pPr>
      <w:r>
        <w:rPr>
          <w:rFonts w:hint="eastAsia"/>
        </w:rPr>
        <w:t>全文写法要一致。</w:t>
      </w:r>
    </w:p>
  </w:comment>
  <w:comment w:id="1" w:author="horse1" w:date="2024-04-18T16:25:00Z" w:initials="h">
    <w:p w14:paraId="640A1E5C" w14:textId="77777777" w:rsidR="001B431B" w:rsidRDefault="00000000">
      <w:pPr>
        <w:pStyle w:val="a3"/>
      </w:pPr>
      <w:r>
        <w:rPr>
          <w:rFonts w:hint="eastAsia"/>
        </w:rPr>
        <w:t>图中要标注芯棒、衬套及耳片。</w:t>
      </w:r>
    </w:p>
  </w:comment>
  <w:comment w:id="2" w:author="horse1" w:date="2024-04-18T17:10:00Z" w:initials="h">
    <w:p w14:paraId="22E815A1" w14:textId="77777777" w:rsidR="001B431B" w:rsidRDefault="00000000">
      <w:pPr>
        <w:pStyle w:val="a3"/>
      </w:pPr>
      <w:r>
        <w:rPr>
          <w:rFonts w:hint="eastAsia"/>
        </w:rPr>
        <w:t>该图中：试验值比仿真值，有的大，有的小，缺必要解释；试验值是文献数据？如是文献数据，要给出文献号。文献中实验条件和自己仿真条件对比分析。</w:t>
      </w:r>
    </w:p>
  </w:comment>
  <w:comment w:id="3" w:author="horse1" w:date="2024-04-18T17:00:00Z" w:initials="h">
    <w:p w14:paraId="647769E9" w14:textId="77777777" w:rsidR="001B431B" w:rsidRDefault="00000000">
      <w:pPr>
        <w:pStyle w:val="a3"/>
      </w:pPr>
      <w:r>
        <w:rPr>
          <w:rFonts w:hint="eastAsia"/>
        </w:rPr>
        <w:t>缺合理解释？</w:t>
      </w:r>
    </w:p>
  </w:comment>
  <w:comment w:id="5" w:author="horse1" w:date="2024-04-18T17:03:00Z" w:initials="h">
    <w:p w14:paraId="33C65A7E" w14:textId="77777777" w:rsidR="001B431B" w:rsidRDefault="00000000">
      <w:pPr>
        <w:pStyle w:val="a3"/>
      </w:pPr>
      <w:r>
        <w:rPr>
          <w:rFonts w:hint="eastAsia"/>
        </w:rPr>
        <w:t>该句话潜在意思是：铰孔量越大，残余压应力越大、深度越大。与常识不符呀。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067C2A" w15:done="1"/>
  <w15:commentEx w15:paraId="640A1E5C" w15:done="1"/>
  <w15:commentEx w15:paraId="22E815A1" w15:done="1"/>
  <w15:commentEx w15:paraId="647769E9" w15:done="0"/>
  <w15:commentEx w15:paraId="33C65A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067C2A" w16cid:durableId="1DEB9F8A"/>
  <w16cid:commentId w16cid:paraId="640A1E5C" w16cid:durableId="36BEA47F"/>
  <w16cid:commentId w16cid:paraId="22E815A1" w16cid:durableId="4F541182"/>
  <w16cid:commentId w16cid:paraId="647769E9" w16cid:durableId="5BBB71D6"/>
  <w16cid:commentId w16cid:paraId="33C65A7E" w16cid:durableId="5C3C6D4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orse1">
    <w15:presenceInfo w15:providerId="None" w15:userId="hors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356"/>
    <w:rsid w:val="0001593C"/>
    <w:rsid w:val="00026626"/>
    <w:rsid w:val="000508C1"/>
    <w:rsid w:val="00070B2B"/>
    <w:rsid w:val="00095AB2"/>
    <w:rsid w:val="000A3BEE"/>
    <w:rsid w:val="000D39EA"/>
    <w:rsid w:val="000E2201"/>
    <w:rsid w:val="000E72EE"/>
    <w:rsid w:val="000F344E"/>
    <w:rsid w:val="00105B57"/>
    <w:rsid w:val="00122CE5"/>
    <w:rsid w:val="001631F7"/>
    <w:rsid w:val="00163825"/>
    <w:rsid w:val="00170803"/>
    <w:rsid w:val="0019751F"/>
    <w:rsid w:val="001A1522"/>
    <w:rsid w:val="001B32CE"/>
    <w:rsid w:val="001B431B"/>
    <w:rsid w:val="001C4025"/>
    <w:rsid w:val="001D3FF1"/>
    <w:rsid w:val="001D4612"/>
    <w:rsid w:val="001E70A4"/>
    <w:rsid w:val="001F69C3"/>
    <w:rsid w:val="00210EBB"/>
    <w:rsid w:val="00230421"/>
    <w:rsid w:val="00236B95"/>
    <w:rsid w:val="002538F7"/>
    <w:rsid w:val="00262F34"/>
    <w:rsid w:val="002D4A04"/>
    <w:rsid w:val="002F4580"/>
    <w:rsid w:val="002F78A8"/>
    <w:rsid w:val="00313D52"/>
    <w:rsid w:val="00335162"/>
    <w:rsid w:val="0036540B"/>
    <w:rsid w:val="003A7C00"/>
    <w:rsid w:val="003E3F94"/>
    <w:rsid w:val="003E7B89"/>
    <w:rsid w:val="003F27E8"/>
    <w:rsid w:val="003F6A2B"/>
    <w:rsid w:val="00400022"/>
    <w:rsid w:val="004127B7"/>
    <w:rsid w:val="00414BFD"/>
    <w:rsid w:val="00432A3B"/>
    <w:rsid w:val="00440840"/>
    <w:rsid w:val="0044481F"/>
    <w:rsid w:val="00455D62"/>
    <w:rsid w:val="00467377"/>
    <w:rsid w:val="00484A05"/>
    <w:rsid w:val="004909B9"/>
    <w:rsid w:val="004977FD"/>
    <w:rsid w:val="004A507A"/>
    <w:rsid w:val="004B614F"/>
    <w:rsid w:val="004B61B0"/>
    <w:rsid w:val="004D64AF"/>
    <w:rsid w:val="00502080"/>
    <w:rsid w:val="00505FB2"/>
    <w:rsid w:val="00514EEE"/>
    <w:rsid w:val="00535C52"/>
    <w:rsid w:val="00546FA0"/>
    <w:rsid w:val="00556CC3"/>
    <w:rsid w:val="00565E51"/>
    <w:rsid w:val="00590112"/>
    <w:rsid w:val="00590D59"/>
    <w:rsid w:val="005A592A"/>
    <w:rsid w:val="005B3350"/>
    <w:rsid w:val="005F70E0"/>
    <w:rsid w:val="00603937"/>
    <w:rsid w:val="006218A3"/>
    <w:rsid w:val="006275DC"/>
    <w:rsid w:val="00641EA4"/>
    <w:rsid w:val="00657BD1"/>
    <w:rsid w:val="006D355A"/>
    <w:rsid w:val="006E3D02"/>
    <w:rsid w:val="006E7C1C"/>
    <w:rsid w:val="006F7A86"/>
    <w:rsid w:val="0070120C"/>
    <w:rsid w:val="0070303F"/>
    <w:rsid w:val="00713B01"/>
    <w:rsid w:val="007336F2"/>
    <w:rsid w:val="00741965"/>
    <w:rsid w:val="00744C3E"/>
    <w:rsid w:val="00745274"/>
    <w:rsid w:val="00783487"/>
    <w:rsid w:val="007A3DDB"/>
    <w:rsid w:val="007B50FA"/>
    <w:rsid w:val="007C2917"/>
    <w:rsid w:val="007F3EC2"/>
    <w:rsid w:val="008059FB"/>
    <w:rsid w:val="00816E04"/>
    <w:rsid w:val="00852404"/>
    <w:rsid w:val="00863855"/>
    <w:rsid w:val="008B19F7"/>
    <w:rsid w:val="008B345C"/>
    <w:rsid w:val="008D2728"/>
    <w:rsid w:val="008E5C6D"/>
    <w:rsid w:val="008F02DB"/>
    <w:rsid w:val="00935602"/>
    <w:rsid w:val="009565F1"/>
    <w:rsid w:val="009579FC"/>
    <w:rsid w:val="00962C82"/>
    <w:rsid w:val="00971204"/>
    <w:rsid w:val="009918B3"/>
    <w:rsid w:val="009929A7"/>
    <w:rsid w:val="009A3B12"/>
    <w:rsid w:val="009A6B77"/>
    <w:rsid w:val="009B472C"/>
    <w:rsid w:val="009D59CC"/>
    <w:rsid w:val="009F1EB8"/>
    <w:rsid w:val="00A24762"/>
    <w:rsid w:val="00A66F70"/>
    <w:rsid w:val="00A83F8E"/>
    <w:rsid w:val="00A84982"/>
    <w:rsid w:val="00AA2092"/>
    <w:rsid w:val="00AB64BB"/>
    <w:rsid w:val="00AD4D95"/>
    <w:rsid w:val="00AE2085"/>
    <w:rsid w:val="00AE307C"/>
    <w:rsid w:val="00B10747"/>
    <w:rsid w:val="00B4369B"/>
    <w:rsid w:val="00B6213B"/>
    <w:rsid w:val="00B658B3"/>
    <w:rsid w:val="00B730BE"/>
    <w:rsid w:val="00B809A5"/>
    <w:rsid w:val="00B85DE1"/>
    <w:rsid w:val="00BB506C"/>
    <w:rsid w:val="00BD160A"/>
    <w:rsid w:val="00C17A4D"/>
    <w:rsid w:val="00C2312A"/>
    <w:rsid w:val="00C2614D"/>
    <w:rsid w:val="00C41F0B"/>
    <w:rsid w:val="00C56389"/>
    <w:rsid w:val="00C72FD8"/>
    <w:rsid w:val="00CA4C82"/>
    <w:rsid w:val="00CA6B76"/>
    <w:rsid w:val="00CB313C"/>
    <w:rsid w:val="00CC2E07"/>
    <w:rsid w:val="00CC73A6"/>
    <w:rsid w:val="00CD4B30"/>
    <w:rsid w:val="00CE5970"/>
    <w:rsid w:val="00CF3248"/>
    <w:rsid w:val="00CF7572"/>
    <w:rsid w:val="00D05F6D"/>
    <w:rsid w:val="00D1112E"/>
    <w:rsid w:val="00D14F62"/>
    <w:rsid w:val="00D166DF"/>
    <w:rsid w:val="00D20024"/>
    <w:rsid w:val="00D31E40"/>
    <w:rsid w:val="00D338C5"/>
    <w:rsid w:val="00D6391E"/>
    <w:rsid w:val="00D66C7B"/>
    <w:rsid w:val="00D67512"/>
    <w:rsid w:val="00D71D4C"/>
    <w:rsid w:val="00DE191D"/>
    <w:rsid w:val="00DF5B60"/>
    <w:rsid w:val="00DF7E8A"/>
    <w:rsid w:val="00E01E7B"/>
    <w:rsid w:val="00E1428F"/>
    <w:rsid w:val="00E60F0C"/>
    <w:rsid w:val="00E63A7E"/>
    <w:rsid w:val="00E75356"/>
    <w:rsid w:val="00E91AB4"/>
    <w:rsid w:val="00E9657D"/>
    <w:rsid w:val="00ED6F66"/>
    <w:rsid w:val="00EE25B0"/>
    <w:rsid w:val="00EF12C8"/>
    <w:rsid w:val="00EF66E9"/>
    <w:rsid w:val="00F06BD0"/>
    <w:rsid w:val="00F40B5A"/>
    <w:rsid w:val="00F52882"/>
    <w:rsid w:val="00FA1A2D"/>
    <w:rsid w:val="00FC5744"/>
    <w:rsid w:val="00FD0894"/>
    <w:rsid w:val="00FD2E1E"/>
    <w:rsid w:val="00FD41B5"/>
    <w:rsid w:val="00FE61F9"/>
    <w:rsid w:val="00FE7DBA"/>
    <w:rsid w:val="00FF022D"/>
    <w:rsid w:val="23AF501F"/>
    <w:rsid w:val="4D9E2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3AB0E8"/>
  <w15:docId w15:val="{3DB17A89-7723-4D07-A0A0-BDEC0964F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tabs>
        <w:tab w:val="center" w:pos="4153"/>
        <w:tab w:val="right" w:pos="8306"/>
      </w:tabs>
      <w:snapToGrid w:val="0"/>
      <w:jc w:val="center"/>
    </w:pPr>
    <w:rPr>
      <w:sz w:val="18"/>
      <w:szCs w:val="18"/>
    </w:rPr>
  </w:style>
  <w:style w:type="paragraph" w:styleId="a8">
    <w:name w:val="Subtitle"/>
    <w:basedOn w:val="a"/>
    <w:next w:val="a"/>
    <w:link w:val="a9"/>
    <w:uiPriority w:val="11"/>
    <w:qFormat/>
    <w:pPr>
      <w:spacing w:before="240" w:after="60" w:line="312" w:lineRule="auto"/>
      <w:jc w:val="center"/>
      <w:outlineLvl w:val="1"/>
    </w:pPr>
    <w:rPr>
      <w:b/>
      <w:bCs/>
      <w:kern w:val="28"/>
      <w:sz w:val="32"/>
      <w:szCs w:val="32"/>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a9">
    <w:name w:val="副标题 字符"/>
    <w:basedOn w:val="a0"/>
    <w:link w:val="a8"/>
    <w:uiPriority w:val="11"/>
    <w:rPr>
      <w:b/>
      <w:bCs/>
      <w:kern w:val="28"/>
      <w:sz w:val="32"/>
      <w:szCs w:val="32"/>
    </w:rPr>
  </w:style>
  <w:style w:type="paragraph" w:styleId="ac">
    <w:name w:val="List Paragraph"/>
    <w:basedOn w:val="a"/>
    <w:uiPriority w:val="34"/>
    <w:qFormat/>
    <w:pPr>
      <w:ind w:firstLineChars="200" w:firstLine="420"/>
    </w:pPr>
  </w:style>
  <w:style w:type="character" w:customStyle="1" w:styleId="11">
    <w:name w:val="未处理的提及1"/>
    <w:basedOn w:val="a0"/>
    <w:uiPriority w:val="99"/>
    <w:semiHidden/>
    <w:unhideWhenUsed/>
    <w:qFormat/>
    <w:rPr>
      <w:color w:val="605E5C"/>
      <w:shd w:val="clear" w:color="auto" w:fill="E1DFDD"/>
    </w:rPr>
  </w:style>
  <w:style w:type="character" w:styleId="ad">
    <w:name w:val="annotation reference"/>
    <w:basedOn w:val="a0"/>
    <w:uiPriority w:val="99"/>
    <w:semiHidden/>
    <w:unhideWhenUsed/>
    <w:rPr>
      <w:sz w:val="21"/>
      <w:szCs w:val="21"/>
    </w:rPr>
  </w:style>
  <w:style w:type="paragraph" w:styleId="ae">
    <w:name w:val="Revision"/>
    <w:hidden/>
    <w:uiPriority w:val="99"/>
    <w:unhideWhenUsed/>
    <w:rsid w:val="00BB506C"/>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788263">
      <w:bodyDiv w:val="1"/>
      <w:marLeft w:val="0"/>
      <w:marRight w:val="0"/>
      <w:marTop w:val="0"/>
      <w:marBottom w:val="0"/>
      <w:divBdr>
        <w:top w:val="none" w:sz="0" w:space="0" w:color="auto"/>
        <w:left w:val="none" w:sz="0" w:space="0" w:color="auto"/>
        <w:bottom w:val="none" w:sz="0" w:space="0" w:color="auto"/>
        <w:right w:val="none" w:sz="0" w:space="0" w:color="auto"/>
      </w:divBdr>
    </w:div>
    <w:div w:id="1799032874">
      <w:bodyDiv w:val="1"/>
      <w:marLeft w:val="0"/>
      <w:marRight w:val="0"/>
      <w:marTop w:val="0"/>
      <w:marBottom w:val="0"/>
      <w:divBdr>
        <w:top w:val="none" w:sz="0" w:space="0" w:color="auto"/>
        <w:left w:val="none" w:sz="0" w:space="0" w:color="auto"/>
        <w:bottom w:val="none" w:sz="0" w:space="0" w:color="auto"/>
        <w:right w:val="none" w:sz="0" w:space="0" w:color="auto"/>
      </w:divBdr>
      <w:divsChild>
        <w:div w:id="17618312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brunozzt@nuaa.edu.cn" TargetMode="Externa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13</Pages>
  <Words>1232</Words>
  <Characters>7028</Characters>
  <Application>Microsoft Office Word</Application>
  <DocSecurity>0</DocSecurity>
  <Lines>58</Lines>
  <Paragraphs>16</Paragraphs>
  <ScaleCrop>false</ScaleCrop>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 zeting</dc:creator>
  <cp:lastModifiedBy>Zheng zeting</cp:lastModifiedBy>
  <cp:revision>8</cp:revision>
  <dcterms:created xsi:type="dcterms:W3CDTF">2024-04-18T10:21:00Z</dcterms:created>
  <dcterms:modified xsi:type="dcterms:W3CDTF">2024-04-20T05:36:00Z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